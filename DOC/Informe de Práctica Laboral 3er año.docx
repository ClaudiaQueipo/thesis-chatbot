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highlight w:val="none"/>
        </w:rPr>
      </w:r>
      <w:r>
        <w:rPr>
          <w:highlight w: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-440985</wp:posOffset>
                </wp:positionH>
                <wp:positionV relativeFrom="paragraph">
                  <wp:posOffset>0</wp:posOffset>
                </wp:positionV>
                <wp:extent cx="6282050" cy="4622723"/>
                <wp:effectExtent l="6350" t="6350" r="6350" b="6350"/>
                <wp:wrapNone/>
                <wp:docPr id="1" name=""/>
                <wp:cNvGraphicFramePr/>
                <a:graphic xmlns:a="http://schemas.openxmlformats.org/drawingml/2006/main">
                  <a:graphicData uri="http://schemas.microsoft.com/office/word/2010/wordprocessingShape">
                    <wps:wsp>
                      <wps:cNvPr id="0" name=""/>
                      <wps:cNvSpPr/>
                      <wps:spPr bwMode="auto">
                        <a:xfrm flipH="0" flipV="0">
                          <a:off x="0" y="0"/>
                          <a:ext cx="6282049" cy="4622722"/>
                        </a:xfrm>
                        <a:prstGeom prst="rect">
                          <a:avLst/>
                        </a:prstGeom>
                        <a:noFill/>
                        <a:ln>
                          <a:noFill/>
                        </a:ln>
                      </wps:spPr>
                      <wps:txbx>
                        <w:txbxContent>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Informe de Práctica Laboral</w:t>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Estudiante: Claudia Queipo García</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Tutor: Dr.C. Dionis López Ramos</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72"/>
                                <w:szCs w:val="7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0" o:spid="_x0000_s0" o:spt="1" type="#_x0000_t1" style="position:absolute;z-index:2048;o:allowoverlap:true;o:allowincell:true;mso-position-horizontal-relative:text;margin-left:-34.72pt;mso-position-horizontal:absolute;mso-position-vertical-relative:text;margin-top:0.00pt;mso-position-vertical:absolute;width:494.65pt;height:363.99pt;mso-wrap-distance-left:9.07pt;mso-wrap-distance-top:0.00pt;mso-wrap-distance-right:9.07pt;mso-wrap-distance-bottom:0.00pt;v-text-anchor:top;visibility:visible;" filled="f" stroked="f">
                <v:textbox inset="0,0,0,0">
                  <w:txbxContent>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Informe de Práctica Laboral</w:t>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Estudiante: Claudia Queipo García</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Tutor: Dr.C. Dionis López Ramos</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72"/>
                          <w:szCs w:val="7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p>
                  </w:txbxContent>
                </v:textbox>
              </v:shape>
            </w:pict>
          </mc:Fallback>
        </mc:AlternateContent>
      </w:r>
      <w:r/>
    </w:p>
    <w:p>
      <w:pPr>
        <w:rPr>
          <w:highlight w:val="none"/>
        </w:rPr>
      </w:pPr>
      <w:r>
        <w:br w:type="page" w:clear="all"/>
      </w:r>
      <w:r>
        <w:rPr>
          <w:highlight w:val="none"/>
        </w:rPr>
      </w:r>
      <w:r>
        <w:rPr>
          <w:highlight w:val="none"/>
        </w:rPr>
      </w:r>
    </w:p>
    <w:p>
      <w:pPr>
        <w:pStyle w:val="660"/>
      </w:pPr>
      <w:r>
        <w:t xml:space="preserve">Introducción</w:t>
      </w:r>
      <w:r>
        <w:rPr>
          <w:highlight w:val="none"/>
        </w:rPr>
      </w:r>
      <w:r/>
    </w:p>
    <w:p>
      <w:pPr>
        <w:jc w:val="both"/>
      </w:pPr>
      <w:r>
        <w:t xml:space="preserve">D</w:t>
      </w:r>
      <w:r>
        <w:t xml:space="preserve">urante el transcurso de mi inmersión en la práctica laboral, he sido partícipe en el desarrollo y perfeccionamiento del Sistema de Generación de Asistentes Virtuales. El presente informe tiene como propósito proporcionar una exposición exhaustiva de mi imp</w:t>
      </w:r>
      <w:r>
        <w:t xml:space="preserve">licación en dicho proyecto, abordando aspectos que han sido determinantes en su evolución.</w:t>
      </w:r>
      <w:r/>
    </w:p>
    <w:p>
      <w:pPr>
        <w:jc w:val="both"/>
      </w:pPr>
      <w:r>
        <w:t xml:space="preserve">I</w:t>
      </w:r>
      <w:r>
        <w:t xml:space="preserve">niciaré mi exposición explorando las Historias de Usuario del Sistema de Generación de Asistentes Virtuales, delineando con precisión las funcionalidades preceptivas que buscan optimizar la interacción entre los usuarios y los asistentes virtuales. Adicion</w:t>
      </w:r>
      <w:r>
        <w:t xml:space="preserve">almente, se presentará una Propuesta de Interfaces detallada, subrayando la relevancia de un diseño que sea tanto intuitivo como eficiente en la experiencia del usuario.</w:t>
      </w:r>
      <w:r/>
    </w:p>
    <w:p>
      <w:pPr>
        <w:jc w:val="both"/>
      </w:pPr>
      <w:r>
        <w:t xml:space="preserve">A</w:t>
      </w:r>
      <w:r>
        <w:t xml:space="preserve"> lo largo del corpus del informe, se incorporarán Diagramas de Secuencia y Actividades que desglosarán sistemáticamente cada uno de los flujos del sistema, proporcionando una aprehensión visual y lógica de su operatividad. Asimismo, se examinará el Diagram</w:t>
      </w:r>
      <w:r>
        <w:t xml:space="preserve">a de Estructura de Generación de Preguntas y Respuestas con Llama, profundizando en los matices técnicos que fundamentan la generación de contenido esencial.</w:t>
      </w:r>
      <w:r/>
    </w:p>
    <w:p>
      <w:pPr>
        <w:jc w:val="both"/>
      </w:pPr>
      <w:r>
        <w:t xml:space="preserve">L</w:t>
      </w:r>
      <w:r>
        <w:t xml:space="preserve">a inclusión de una Propuesta de ChitChat destinada a todos los asistentes acentuará la amplitud de nuestro enfoque, considerando no solo la funcionalidad práctica, sino también la habilidad de los asistentes virtuales para participar en diálogos informales</w:t>
      </w:r>
      <w:r>
        <w:t xml:space="preserve">.</w:t>
      </w:r>
      <w:r/>
    </w:p>
    <w:p>
      <w:pPr>
        <w:jc w:val="both"/>
      </w:pPr>
      <w:r>
        <w:t xml:space="preserve">En un análisis crítico, se abordarán las obsolescencias inherentes a la tesis de Ernesto Duvalón, identificando las áreas en las cuales la investigación y el desarrollo del sistema han trascendido las expectativas iniciales.</w:t>
      </w:r>
      <w:r/>
    </w:p>
    <w:p>
      <w:pPr>
        <w:jc w:val="both"/>
      </w:pPr>
      <w:r>
        <w:t xml:space="preserve">F</w:t>
      </w:r>
      <w:r>
        <w:t xml:space="preserve">inalmente, se examinará la elección de Llama 2 sobre otros Modelos de Lenguaje de Aprendizaje (LLM), destacando las razones que respaldan esta determinación crucial y proporcionando una evaluación comparativa que fundamenta la superioridad de Llama 2 en el</w:t>
      </w:r>
      <w:r>
        <w:t xml:space="preserve"> contexto de nuestro sistema de asistentes virtuales.</w:t>
      </w:r>
      <w:r/>
    </w:p>
    <w:p>
      <w:pPr>
        <w:jc w:val="both"/>
      </w:pPr>
      <w:r>
        <w:t xml:space="preserve">E</w:t>
      </w:r>
      <w:r>
        <w:t xml:space="preserve">ste informe pretende constituir un análisis completo y minucioso de mi contribución al proyecto, procurando ofrecer una comprensión profunda de los elementos referidos y su aportación al desarrollo fructífero del Sistema de Generación de Asistentes Virtual</w:t>
      </w:r>
      <w:r>
        <w:t xml:space="preserve">es.</w:t>
      </w:r>
      <w:r/>
    </w:p>
    <w:p>
      <w:pPr>
        <w:shd w:val="nil" w:color="auto"/>
      </w:pPr>
      <w:r>
        <w:rPr>
          <w:highlight w:val="none"/>
        </w:rPr>
        <w:br w:type="page" w:clear="all"/>
      </w:r>
      <w:r>
        <w:rPr>
          <w:highlight w:val="none"/>
        </w:rPr>
      </w:r>
      <w:r/>
    </w:p>
    <w:p>
      <w:pPr>
        <w:pStyle w:val="660"/>
      </w:pPr>
      <w:r>
        <w:t xml:space="preserve">Desarrollo</w:t>
      </w:r>
      <w:r>
        <w:t xml:space="preserve"> </w:t>
      </w:r>
      <w:r/>
    </w:p>
    <w:p>
      <w:pPr>
        <w:pStyle w:val="662"/>
      </w:pPr>
      <w:r>
        <w:t xml:space="preserve">Historias de Usuario de el Sistema de Generación de Asistentes Virtuales</w:t>
      </w:r>
      <w:r/>
    </w:p>
    <w:p>
      <w:pPr>
        <w:pStyle w:val="840"/>
        <w:numPr>
          <w:ilvl w:val="0"/>
          <w:numId w:val="1"/>
        </w:numPr>
        <w:jc w:val="both"/>
      </w:pPr>
      <w:r>
        <w:t xml:space="preserve">Registrarse en el sistema usando su correo electrónico</w:t>
      </w:r>
      <w:r/>
    </w:p>
    <w:p>
      <w:pPr>
        <w:pStyle w:val="840"/>
        <w:numPr>
          <w:ilvl w:val="0"/>
          <w:numId w:val="1"/>
        </w:numPr>
        <w:jc w:val="both"/>
      </w:pPr>
      <w:r>
        <w:t xml:space="preserve">Iniciar sesión en el sistema tanto con email, como con su cuenta de google o facebook.</w:t>
      </w:r>
      <w:r/>
    </w:p>
    <w:p>
      <w:pPr>
        <w:pStyle w:val="840"/>
        <w:numPr>
          <w:ilvl w:val="0"/>
          <w:numId w:val="1"/>
        </w:numPr>
        <w:jc w:val="both"/>
      </w:pPr>
      <w:r>
        <w:t xml:space="preserve">Crear asistentes virtuales rellenando los campos de nombre, descripción, ar</w:t>
      </w:r>
      <w:r>
        <w:t xml:space="preserve">chivos de conocimiento e imágenes del asistente.</w:t>
      </w:r>
      <w:r/>
    </w:p>
    <w:p>
      <w:pPr>
        <w:pStyle w:val="840"/>
        <w:numPr>
          <w:ilvl w:val="0"/>
          <w:numId w:val="1"/>
        </w:numPr>
        <w:jc w:val="both"/>
      </w:pPr>
      <w:r>
        <w:t xml:space="preserve">Editar los asistentes creados.</w:t>
      </w:r>
      <w:r/>
    </w:p>
    <w:p>
      <w:pPr>
        <w:pStyle w:val="840"/>
        <w:numPr>
          <w:ilvl w:val="0"/>
          <w:numId w:val="1"/>
        </w:numPr>
        <w:jc w:val="both"/>
      </w:pPr>
      <w:r>
        <w:t xml:space="preserve">Visualizar los asistentes creados.</w:t>
      </w:r>
      <w:r/>
    </w:p>
    <w:p>
      <w:pPr>
        <w:pStyle w:val="840"/>
        <w:numPr>
          <w:ilvl w:val="0"/>
          <w:numId w:val="1"/>
        </w:numPr>
        <w:jc w:val="both"/>
      </w:pPr>
      <w:r>
        <w:t xml:space="preserve">Eliminar los asistentes creados</w:t>
      </w:r>
      <w:r>
        <w:t xml:space="preserve">.</w:t>
      </w:r>
      <w:r/>
    </w:p>
    <w:p>
      <w:pPr>
        <w:pStyle w:val="662"/>
      </w:pPr>
      <w:r>
        <w:t xml:space="preserve">Propuesta de </w:t>
      </w:r>
      <w:r>
        <w:t xml:space="preserve">Interfaces</w:t>
      </w:r>
      <w:r>
        <w:t xml:space="preserve">.</w:t>
      </w:r>
      <w:r/>
    </w:p>
    <w:p>
      <w:pPr>
        <w:jc w:val="both"/>
      </w:pPr>
      <w:r>
        <w:t xml:space="preserve">En este diseño más que en componentes visuales, se basa en la </w:t>
      </w:r>
      <w:r>
        <w:t xml:space="preserve">UX (User Experience), por lo tanto se hace un maquetado (layout) de todas las posibles interfaces que pueda tener el asistente usando la herramienta Excalidraw. En el apartado UI se propone el uso de la biblioteca de componentes visuales de NextUI </w:t>
      </w:r>
      <w:r>
        <w:fldChar w:fldCharType="begin"/>
        <w:instrText xml:space="preserve"> ADDIN ZOTERO_CITATION {"citationItems":[{"id":"Q3NM8XJU","type":"webpage","title":"Introduction","abstrac</w:instrText>
      </w:r>
      <w:r>
        <w:instrText xml:space="preserve">t":"Re-usable components built using Radix UI and Tailwind CSS.","URL":"https://ui.shadcn.com/docs","language":"en","author":[{"family":"shadcn","given":""}],"accessed":{"date-parts":[[2023,10,23]]},"userID":"12642822","index":1,"suppress-author":false}]} </w:instrText>
      </w:r>
      <w:r>
        <w:fldChar w:fldCharType="separate"/>
      </w:r>
      <w:r>
        <w:t xml:space="preserve">[1]</w:t>
      </w:r>
      <w:r>
        <w:fldChar w:fldCharType="end"/>
      </w:r>
      <w:r>
        <w:t xml:space="preserve"> la cual cuenta con una rica variedad de componentes visuales los cuales permitirán acelerar el proceso de desarrollo de la interfaz para así centrar</w:t>
      </w:r>
      <w:r>
        <w:t xml:space="preserve">me en el proceso de desarrollo de las funcionalidades.</w:t>
      </w:r>
      <w:r/>
    </w:p>
    <w:p>
      <w:pPr>
        <w:pStyle w:val="662"/>
      </w:pPr>
      <w:r>
        <w:t xml:space="preserve">Interfaces de inicio de </w:t>
      </w:r>
      <w:r>
        <w:t xml:space="preserve">Sesión </w:t>
      </w:r>
      <w:r>
        <w:t xml:space="preserve">y Registro de Usuario</w:t>
      </w:r>
      <w:r/>
    </w:p>
    <w:p>
      <w:pPr>
        <w:jc w:val="both"/>
      </w:pPr>
      <w:r>
        <w:rPr>
          <w:lang w:val="es-MX" w:eastAsia="es-MX"/>
        </w:rPr>
      </w:r>
      <w:r>
        <mc:AlternateContent>
          <mc:Choice Requires="wpg">
            <w:drawing>
              <wp:inline xmlns:wp="http://schemas.openxmlformats.org/drawingml/2006/wordprocessingDrawing" distT="0" distB="0" distL="0" distR="0">
                <wp:extent cx="2708585" cy="304715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014" name=""/>
                        <pic:cNvPicPr>
                          <a:picLocks noChangeAspect="1"/>
                        </pic:cNvPicPr>
                        <pic:nvPr/>
                      </pic:nvPicPr>
                      <pic:blipFill>
                        <a:blip r:embed="rId9"/>
                        <a:stretch/>
                      </pic:blipFill>
                      <pic:spPr bwMode="auto">
                        <a:xfrm flipH="0" flipV="0">
                          <a:off x="0" y="0"/>
                          <a:ext cx="2708583"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13.27pt;height:239.93pt;mso-wrap-distance-left:0.00pt;mso-wrap-distance-top:0.00pt;mso-wrap-distance-right:0.00pt;mso-wrap-distance-bottom:0.00pt;" stroked="false">
                <v:path textboxrect="0,0,0,0"/>
                <v:imagedata r:id="rId9" o:title=""/>
              </v:shape>
            </w:pict>
          </mc:Fallback>
        </mc:AlternateContent>
      </w:r>
      <w:r>
        <w:t xml:space="preserve">     </w:t>
      </w:r>
      <w:r/>
      <w:r>
        <mc:AlternateContent>
          <mc:Choice Requires="wpg">
            <w:drawing>
              <wp:inline xmlns:wp="http://schemas.openxmlformats.org/drawingml/2006/wordprocessingDrawing" distT="0" distB="0" distL="0" distR="0">
                <wp:extent cx="2708585" cy="304715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418" name=""/>
                        <pic:cNvPicPr>
                          <a:picLocks noChangeAspect="1"/>
                        </pic:cNvPicPr>
                        <pic:nvPr/>
                      </pic:nvPicPr>
                      <pic:blipFill>
                        <a:blip r:embed="rId10"/>
                        <a:stretch/>
                      </pic:blipFill>
                      <pic:spPr bwMode="auto">
                        <a:xfrm flipH="0" flipV="0">
                          <a:off x="0" y="0"/>
                          <a:ext cx="2708582"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13.27pt;height:239.93pt;mso-wrap-distance-left:0.00pt;mso-wrap-distance-top:0.00pt;mso-wrap-distance-right:0.00pt;mso-wrap-distance-bottom:0.00pt;" stroked="false">
                <v:path textboxrect="0,0,0,0"/>
                <v:imagedata r:id="rId10" o:title=""/>
              </v:shape>
            </w:pict>
          </mc:Fallback>
        </mc:AlternateContent>
      </w:r>
      <w:r/>
      <w:r>
        <w:t xml:space="preserve">    </w:t>
      </w:r>
      <w:r/>
    </w:p>
    <w:p>
      <w:pPr>
        <w:ind w:left="0" w:firstLine="0"/>
        <w:jc w:val="both"/>
      </w:pPr>
      <w:r>
        <w:rPr>
          <w:highlight w:val="none"/>
        </w:rPr>
      </w:r>
      <w:r>
        <w:rPr>
          <w:highlight w:val="none"/>
        </w:rPr>
      </w:r>
      <w:r/>
    </w:p>
    <w:p>
      <w:pPr>
        <w:shd w:val="nil" w:color="auto"/>
        <w:rPr>
          <w:highlight w:val="none"/>
        </w:rPr>
      </w:pPr>
      <w:r>
        <w:rPr>
          <w:highlight w:val="none"/>
        </w:rPr>
        <w:br w:type="page" w:clear="all"/>
      </w:r>
      <w:r>
        <w:rPr>
          <w:highlight w:val="none"/>
        </w:rPr>
      </w:r>
      <w:r>
        <w:rPr>
          <w:highlight w:val="none"/>
        </w:rPr>
      </w:r>
    </w:p>
    <w:p>
      <w:pPr>
        <w:pStyle w:val="662"/>
      </w:pPr>
      <w:r>
        <w:t xml:space="preserve">Panel Principal</w:t>
      </w:r>
      <w:r/>
    </w:p>
    <w:p>
      <w:pPr>
        <w:jc w:val="both"/>
      </w:pPr>
      <w:r>
        <w:t xml:space="preserve">En este panel contará con una barra de navegación, una breve explicación de como funciona el asistente, a la derec</w:t>
      </w:r>
      <w:r>
        <w:t xml:space="preserve">ha contará con una pequeña guía por pasos que indicará como crear correctamente un asistente.</w:t>
      </w:r>
      <w:r/>
    </w:p>
    <w:p>
      <w:pPr>
        <w:pStyle w:val="662"/>
        <w:rPr>
          <w:highlight w:val="none"/>
          <w14:ligatures w14:val="none"/>
        </w:rPr>
      </w:pPr>
      <w:r>
        <mc:AlternateContent>
          <mc:Choice Requires="wpg">
            <w:drawing>
              <wp:inline xmlns:wp="http://schemas.openxmlformats.org/drawingml/2006/wordprocessingDrawing" distT="0" distB="0" distL="0" distR="0">
                <wp:extent cx="5940425" cy="241303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793" name=""/>
                        <pic:cNvPicPr>
                          <a:picLocks noChangeAspect="1"/>
                        </pic:cNvPicPr>
                        <pic:nvPr/>
                      </pic:nvPicPr>
                      <pic:blipFill>
                        <a:blip r:embed="rId11"/>
                        <a:srcRect l="0" t="8680" r="0" b="19105"/>
                        <a:stretch/>
                      </pic:blipFill>
                      <pic:spPr bwMode="auto">
                        <a:xfrm flipH="0" flipV="0">
                          <a:off x="0" y="0"/>
                          <a:ext cx="5940424" cy="24130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90.00pt;mso-wrap-distance-left:0.00pt;mso-wrap-distance-top:0.00pt;mso-wrap-distance-right:0.00pt;mso-wrap-distance-bottom:0.00pt;" stroked="false">
                <v:path textboxrect="0,0,0,0"/>
                <v:imagedata r:id="rId11" o:title=""/>
              </v:shape>
            </w:pict>
          </mc:Fallback>
        </mc:AlternateContent>
      </w:r>
      <w:r>
        <w:rPr>
          <w:highlight w:val="none"/>
          <w14:ligatures w14:val="none"/>
        </w:rPr>
      </w:r>
      <w:r>
        <w:rPr>
          <w:highlight w:val="none"/>
          <w14:ligatures w14:val="none"/>
        </w:rPr>
      </w:r>
    </w:p>
    <w:p>
      <w:pPr>
        <w:pStyle w:val="662"/>
      </w:pPr>
      <w:r>
        <w:t xml:space="preserve">Interfaz del apartado de Administración de Asistentes</w:t>
      </w:r>
      <w:r/>
    </w:p>
    <w:p>
      <w:pPr>
        <w:jc w:val="both"/>
      </w:pPr>
      <w:r>
        <w:t xml:space="preserve">Esta interfaz contará con un botón para la creación del asistente, el cual al ser presionado abrirá un men</w:t>
      </w:r>
      <w:r>
        <w:t xml:space="preserve">ú para la creación de un nuevo asistente como bien se muestra </w:t>
      </w:r>
      <w:r>
        <w:t xml:space="preserve">en imágenes posteriores, también contará con un campo de búsqueda para poder filtrar los asistentes, ya sea por su nombre, fecha de creación, descripción, conocimiento o estado. Cada asistente que sea creado mostrará en la tabla los campos que se observan </w:t>
      </w:r>
      <w:r>
        <w:t xml:space="preserve">y en el área de acción contará con un botón para realizar pruebas al asistente, a la derecha de el mismo un botón para editar el asistente creado el cual al presionarlo mostrará un menú de edición tal como se muestra en imágenes posteriores, por último en </w:t>
      </w:r>
      <w:r>
        <w:t xml:space="preserve">el extremo derecho se encuentra el botón de eliminar el cual elimina al asistente creado.</w:t>
      </w:r>
      <w:r/>
    </w:p>
    <w:p>
      <w:pPr>
        <w:rPr>
          <w:highlight w:val="none"/>
        </w:rPr>
      </w:pPr>
      <w:r>
        <mc:AlternateContent>
          <mc:Choice Requires="wpg">
            <w:drawing>
              <wp:inline xmlns:wp="http://schemas.openxmlformats.org/drawingml/2006/wordprocessingDrawing" distT="0" distB="0" distL="0" distR="0">
                <wp:extent cx="5940425" cy="288131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5050" name=""/>
                        <pic:cNvPicPr>
                          <a:picLocks noChangeAspect="1"/>
                        </pic:cNvPicPr>
                        <pic:nvPr/>
                      </pic:nvPicPr>
                      <pic:blipFill>
                        <a:blip r:embed="rId12"/>
                        <a:srcRect l="0" t="9286" r="0" b="4483"/>
                        <a:stretch/>
                      </pic:blipFill>
                      <pic:spPr bwMode="auto">
                        <a:xfrm flipH="0" flipV="0">
                          <a:off x="0" y="0"/>
                          <a:ext cx="5940424" cy="28813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226.87pt;mso-wrap-distance-left:0.00pt;mso-wrap-distance-top:0.00pt;mso-wrap-distance-right:0.00pt;mso-wrap-distance-bottom:0.00pt;" stroked="false">
                <v:path textboxrect="0,0,0,0"/>
                <v:imagedata r:id="rId12" o:title=""/>
              </v:shape>
            </w:pict>
          </mc:Fallback>
        </mc:AlternateContent>
      </w:r>
      <w:r>
        <w:rPr>
          <w:highlight w:val="none"/>
        </w:rPr>
      </w:r>
      <w:r>
        <w:rPr>
          <w:highlight w:val="none"/>
        </w:rPr>
      </w:r>
    </w:p>
    <w:p>
      <w:pPr>
        <w:pStyle w:val="662"/>
      </w:pPr>
      <w:r>
        <w:t xml:space="preserve">Interfaces de creación y edición del asistente</w:t>
      </w:r>
      <w:r/>
    </w:p>
    <w:p>
      <w:pPr>
        <w:jc w:val="both"/>
        <w:rPr>
          <w:highlight w:val="none"/>
        </w:rPr>
      </w:pPr>
      <w:r>
        <w:t xml:space="preserve">Esta interfaz muestra 2 formularios, el formula</w:t>
      </w:r>
      <w:r>
        <w:t xml:space="preserve">rio de la izquierda es el que el usuario deberá rellenar, de los cuales debe introducir el nombre, descripción y conocimiento del asistente, estos dos últimos campos de forma opcional dado que por ejemplo en lugar de introducir el conocimiento del asistent</w:t>
      </w:r>
      <w:r>
        <w:t xml:space="preserve">e de forma manual, simplemente puede subir un archivo .pdf, .docx o txt con el conocimiento del asistente, luego el boton analizar comienza a generar a partir de la información preguntas y respuestas, las cuales se colocarán en el formulario de la derecha </w:t>
      </w:r>
      <w:r>
        <w:t xml:space="preserve">de forma tal que el usuario pueda editarlas en caso de que las generadas por el algoritmo no sean de su agrado, luego puede generar los archivos de entrenamiento del asistente y/o guardar los resultados obtenidos en la generación de preguntas y respuestas.</w:t>
      </w:r>
      <w:r>
        <w:rPr>
          <w:highlight w:val="none"/>
        </w:rPr>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28098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713" name=""/>
                        <pic:cNvPicPr>
                          <a:picLocks noChangeAspect="1"/>
                        </pic:cNvPicPr>
                        <pic:nvPr/>
                      </pic:nvPicPr>
                      <pic:blipFill>
                        <a:blip r:embed="rId13"/>
                        <a:srcRect l="0" t="10371" r="0" b="5537"/>
                        <a:stretch/>
                      </pic:blipFill>
                      <pic:spPr bwMode="auto">
                        <a:xfrm flipH="0" flipV="0">
                          <a:off x="0" y="0"/>
                          <a:ext cx="5940424" cy="280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21.25pt;mso-wrap-distance-left:0.00pt;mso-wrap-distance-top:0.00pt;mso-wrap-distance-right:0.00pt;mso-wrap-distance-bottom:0.00pt;" stroked="false">
                <v:path textboxrect="0,0,0,0"/>
                <v:imagedata r:id="rId13" o:title=""/>
              </v:shape>
            </w:pict>
          </mc:Fallback>
        </mc:AlternateContent>
      </w:r>
      <w:r>
        <w:rPr>
          <w:highlight w:val="none"/>
        </w:rPr>
      </w:r>
      <w:r>
        <w:rPr>
          <w:highlight w:val="none"/>
        </w:rPr>
      </w:r>
    </w:p>
    <w:p>
      <w:pPr>
        <w:pStyle w:val="662"/>
      </w:pPr>
      <w:r>
        <w:rPr>
          <w:highlight w:val="none"/>
        </w:rPr>
      </w:r>
      <w:r>
        <w:rPr>
          <w:highlight w:val="none"/>
        </w:rPr>
      </w:r>
      <w:r/>
    </w:p>
    <w:p>
      <w:pPr>
        <w:pStyle w:val="662"/>
        <w:rPr>
          <w:highlight w:val="none"/>
        </w:rPr>
      </w:pPr>
      <w:r>
        <w:t xml:space="preserve">Diagramas de Secuencia y Actividades de cada flujo del sistema</w:t>
      </w:r>
      <w:r>
        <w:rPr>
          <w:highlight w:val="none"/>
        </w:rPr>
      </w:r>
    </w:p>
    <w:p>
      <w:pPr>
        <w:pStyle w:val="666"/>
      </w:pPr>
      <w:r>
        <w:t xml:space="preserve">Creación de Asistente virtual</w:t>
      </w:r>
      <w:r/>
    </w:p>
    <w:p>
      <w:pPr>
        <w:jc w:val="both"/>
      </w:pPr>
      <w:r>
        <w:t xml:space="preserve">Como bien se observa en este flujo primeramente el usuario envía los datos del asistente que desea crear </w:t>
      </w:r>
      <w:r>
        <w:t xml:space="preserve">y la base de conocimiento que le va a otorgar, luego el sistema procesa el formulario, guarda la información en la base de datos, si hubo un error en el proceso notifica el error al usuario y de no haber ninguno entonces confirma la creación del asistente.</w:t>
      </w:r>
      <w:r/>
    </w:p>
    <w:p>
      <w:pPr>
        <w:pStyle w:val="668"/>
      </w:pPr>
      <w:r>
        <w:t xml:space="preserve">Diagrama de Secuencia</w:t>
      </w:r>
      <w:r/>
    </w:p>
    <w:p>
      <w:r>
        <w:rPr>
          <w:lang w:val="es-MX" w:eastAsia="es-MX"/>
        </w:rPr>
        <mc:AlternateContent>
          <mc:Choice Requires="wpg">
            <w:drawing>
              <wp:inline xmlns:wp="http://schemas.openxmlformats.org/drawingml/2006/wordprocessingDrawing" distT="0" distB="0" distL="0" distR="0">
                <wp:extent cx="5940425" cy="3634974"/>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4299" name=""/>
                        <pic:cNvPicPr>
                          <a:picLocks noChangeAspect="1"/>
                        </pic:cNvPicPr>
                        <pic:nvPr/>
                      </pic:nvPicPr>
                      <pic:blipFill>
                        <a:blip r:embed="rId14"/>
                        <a:stretch/>
                      </pic:blipFill>
                      <pic:spPr bwMode="auto">
                        <a:xfrm>
                          <a:off x="0" y="0"/>
                          <a:ext cx="5940423" cy="3634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286.22pt;mso-wrap-distance-left:0.00pt;mso-wrap-distance-top:0.00pt;mso-wrap-distance-right:0.00pt;mso-wrap-distance-bottom:0.00pt;" stroked="false">
                <v:path textboxrect="0,0,0,0"/>
                <v:imagedata r:id="rId14"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3360529"/>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509" name=""/>
                        <pic:cNvPicPr>
                          <a:picLocks noChangeAspect="1"/>
                        </pic:cNvPicPr>
                        <pic:nvPr/>
                      </pic:nvPicPr>
                      <pic:blipFill>
                        <a:blip r:embed="rId15"/>
                        <a:stretch/>
                      </pic:blipFill>
                      <pic:spPr bwMode="auto">
                        <a:xfrm>
                          <a:off x="0" y="0"/>
                          <a:ext cx="5940423" cy="3360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64.61pt;mso-wrap-distance-left:0.00pt;mso-wrap-distance-top:0.00pt;mso-wrap-distance-right:0.00pt;mso-wrap-distance-bottom:0.00pt;" stroked="false">
                <v:path textboxrect="0,0,0,0"/>
                <v:imagedata r:id="rId15" o:title=""/>
              </v:shape>
            </w:pict>
          </mc:Fallback>
        </mc:AlternateContent>
      </w:r>
      <w:r/>
    </w:p>
    <w:p>
      <w:pPr>
        <w:pStyle w:val="666"/>
      </w:pPr>
      <w:r>
        <w:t xml:space="preserve">Edición de Asistente Virtual</w:t>
      </w:r>
      <w:r/>
    </w:p>
    <w:p>
      <w:pPr>
        <w:jc w:val="both"/>
      </w:pPr>
      <w:r>
        <w:t xml:space="preserve">El usuario primeramente envía el formulario con los datos que desea cambiar o el conocimiento que le quiere adicionar al asistente, este formulario es procesado, se actualiza e</w:t>
      </w:r>
      <w:r>
        <w:t xml:space="preserve">n la base de datos el asistente, de ocurrir algún error en este proceso entonces se le notifica al usuario, de lo contrario se le notifica que no hubo ningún error retorna la confirmación de la edición correcta del asistente.</w:t>
      </w:r>
      <w:r/>
    </w:p>
    <w:p>
      <w:pPr>
        <w:pStyle w:val="668"/>
      </w:pPr>
      <w:r>
        <w:t xml:space="preserve">Diagrama de Secuencia</w:t>
      </w:r>
      <w:r>
        <w:rPr>
          <w:lang w:val="es-MX" w:eastAsia="es-MX"/>
        </w:rPr>
        <mc:AlternateContent>
          <mc:Choice Requires="wpg">
            <w:drawing>
              <wp:inline xmlns:wp="http://schemas.openxmlformats.org/drawingml/2006/wordprocessingDrawing" distT="0" distB="0" distL="0" distR="0">
                <wp:extent cx="5371997" cy="3618960"/>
                <wp:effectExtent l="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752" name=""/>
                        <pic:cNvPicPr>
                          <a:picLocks noChangeAspect="1"/>
                        </pic:cNvPicPr>
                        <pic:nvPr/>
                      </pic:nvPicPr>
                      <pic:blipFill>
                        <a:blip r:embed="rId16"/>
                        <a:stretch/>
                      </pic:blipFill>
                      <pic:spPr bwMode="auto">
                        <a:xfrm>
                          <a:off x="0" y="0"/>
                          <a:ext cx="5371996" cy="3618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2.99pt;height:284.96pt;mso-wrap-distance-left:0.00pt;mso-wrap-distance-top:0.00pt;mso-wrap-distance-right:0.00pt;mso-wrap-distance-bottom:0.00pt;" stroked="false">
                <v:path textboxrect="0,0,0,0"/>
                <v:imagedata r:id="rId16" o:title=""/>
              </v:shape>
            </w:pict>
          </mc:Fallback>
        </mc:AlternateContent>
      </w:r>
      <w:r/>
    </w:p>
    <w:p>
      <w:pPr>
        <w:pStyle w:val="668"/>
      </w:pPr>
      <w:r>
        <w:t xml:space="preserve">Diagr</w:t>
      </w:r>
      <w:r>
        <w:t xml:space="preserve">ama de Actividades</w:t>
      </w:r>
      <w:r/>
    </w:p>
    <w:p>
      <w:r>
        <w:rPr>
          <w:lang w:val="es-MX" w:eastAsia="es-MX"/>
        </w:rPr>
        <mc:AlternateContent>
          <mc:Choice Requires="wpg">
            <w:drawing>
              <wp:inline xmlns:wp="http://schemas.openxmlformats.org/drawingml/2006/wordprocessingDrawing" distT="0" distB="0" distL="0" distR="0">
                <wp:extent cx="5940425" cy="2301144"/>
                <wp:effectExtent l="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28348" name=""/>
                        <pic:cNvPicPr>
                          <a:picLocks noChangeAspect="1"/>
                        </pic:cNvPicPr>
                        <pic:nvPr/>
                      </pic:nvPicPr>
                      <pic:blipFill>
                        <a:blip r:embed="rId17"/>
                        <a:stretch/>
                      </pic:blipFill>
                      <pic:spPr bwMode="auto">
                        <a:xfrm>
                          <a:off x="0" y="0"/>
                          <a:ext cx="5940423" cy="2301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181.19pt;mso-wrap-distance-left:0.00pt;mso-wrap-distance-top:0.00pt;mso-wrap-distance-right:0.00pt;mso-wrap-distance-bottom:0.00pt;" stroked="false">
                <v:path textboxrect="0,0,0,0"/>
                <v:imagedata r:id="rId17" o:title=""/>
              </v:shape>
            </w:pict>
          </mc:Fallback>
        </mc:AlternateContent>
      </w:r>
      <w:r/>
    </w:p>
    <w:p>
      <w:pPr>
        <w:pStyle w:val="666"/>
      </w:pPr>
      <w:r>
        <w:t xml:space="preserve">Eliminación de un asistente</w:t>
      </w:r>
      <w:r/>
    </w:p>
    <w:p>
      <w:pPr>
        <w:jc w:val="both"/>
      </w:pPr>
      <w:r>
        <w:t xml:space="preserve">El usuario realiza la solicitud de eliminación de su asistente, el sistema procesa la solicitud, luego se elimina el asistente de la base de datos, si ocurre algún error entonces este es notificado al usuari</w:t>
      </w:r>
      <w:r>
        <w:t xml:space="preserve">o, de lo contrario se elimina el asistente y se le notifica al usuario.</w:t>
      </w:r>
      <w:r/>
    </w:p>
    <w:p>
      <w:pPr>
        <w:pStyle w:val="668"/>
      </w:pPr>
      <w:r>
        <w:t xml:space="preserve">Diagrama de Secuencia</w:t>
      </w:r>
      <w:r/>
    </w:p>
    <w:p>
      <w:r>
        <w:rPr>
          <w:lang w:val="es-MX" w:eastAsia="es-MX"/>
        </w:rPr>
        <mc:AlternateContent>
          <mc:Choice Requires="wpg">
            <w:drawing>
              <wp:inline xmlns:wp="http://schemas.openxmlformats.org/drawingml/2006/wordprocessingDrawing" distT="0" distB="0" distL="0" distR="0">
                <wp:extent cx="5620046" cy="3927765"/>
                <wp:effectExtent l="0" t="0" r="0" b="0"/>
                <wp:docPr id="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0698" name=""/>
                        <pic:cNvPicPr>
                          <a:picLocks noChangeAspect="1"/>
                        </pic:cNvPicPr>
                        <pic:nvPr/>
                      </pic:nvPicPr>
                      <pic:blipFill>
                        <a:blip r:embed="rId18"/>
                        <a:stretch/>
                      </pic:blipFill>
                      <pic:spPr bwMode="auto">
                        <a:xfrm>
                          <a:off x="0" y="0"/>
                          <a:ext cx="5620045" cy="39277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2.52pt;height:309.27pt;mso-wrap-distance-left:0.00pt;mso-wrap-distance-top:0.00pt;mso-wrap-distance-right:0.00pt;mso-wrap-distance-bottom:0.00pt;" stroked="false">
                <v:path textboxrect="0,0,0,0"/>
                <v:imagedata r:id="rId18" o:title=""/>
              </v:shape>
            </w:pict>
          </mc:Fallback>
        </mc:AlternateContent>
      </w:r>
      <w:r/>
    </w:p>
    <w:p>
      <w:pPr>
        <w:pStyle w:val="668"/>
      </w:pPr>
      <w:r>
        <w:t xml:space="preserve">Diagrama de Actividades</w:t>
      </w:r>
      <w:r/>
    </w:p>
    <w:p>
      <w:pPr>
        <w:pStyle w:val="668"/>
        <w:jc w:val="center"/>
      </w:pPr>
      <w:r>
        <w:rPr>
          <w:lang w:val="es-MX" w:eastAsia="es-MX"/>
        </w:rPr>
        <mc:AlternateContent>
          <mc:Choice Requires="wpg">
            <w:drawing>
              <wp:inline xmlns:wp="http://schemas.openxmlformats.org/drawingml/2006/wordprocessingDrawing" distT="0" distB="0" distL="0" distR="0">
                <wp:extent cx="3362325" cy="2409825"/>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0562" name=""/>
                        <pic:cNvPicPr>
                          <a:picLocks noChangeAspect="1"/>
                        </pic:cNvPicPr>
                        <pic:nvPr/>
                      </pic:nvPicPr>
                      <pic:blipFill>
                        <a:blip r:embed="rId19"/>
                        <a:stretch/>
                      </pic:blipFill>
                      <pic:spPr bwMode="auto">
                        <a:xfrm>
                          <a:off x="0" y="0"/>
                          <a:ext cx="3362323" cy="24098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64.75pt;height:189.75pt;mso-wrap-distance-left:0.00pt;mso-wrap-distance-top:0.00pt;mso-wrap-distance-right:0.00pt;mso-wrap-distance-bottom:0.00pt;" stroked="false">
                <v:path textboxrect="0,0,0,0"/>
                <v:imagedata r:id="rId19" o:title=""/>
              </v:shape>
            </w:pict>
          </mc:Fallback>
        </mc:AlternateContent>
      </w:r>
      <w:r>
        <w:br w:type="page" w:clear="all"/>
      </w:r>
      <w:r/>
    </w:p>
    <w:p>
      <w:pPr>
        <w:pStyle w:val="666"/>
      </w:pPr>
      <w:r>
        <w:t xml:space="preserve">Visualizar Asistentes Creados</w:t>
      </w:r>
      <w:r/>
    </w:p>
    <w:p>
      <w:pPr>
        <w:pStyle w:val="668"/>
      </w:pPr>
      <w:r>
        <w:t xml:space="preserve">Diagrama de Secuencia</w:t>
      </w:r>
      <w:r/>
    </w:p>
    <w:p>
      <w:pPr>
        <w:jc w:val="both"/>
      </w:pPr>
      <w:r>
        <w:t xml:space="preserve">En este flujo el usuario presiona el apartado de Administrar Asistentes de el sistema, luego de esto el sistema recupera los asistentes creados y su información de la base de datos, de haber algún problema en la ejecución de esta demanda se arroja un mensa</w:t>
      </w:r>
      <w:r>
        <w:t xml:space="preserve">je de error, de lo contrario se le muestra al usuario en la tabla el listado de asistentes.</w:t>
      </w:r>
      <w:r/>
    </w:p>
    <w:p>
      <w:pPr>
        <w:pStyle w:val="666"/>
      </w:pPr>
      <w:r>
        <w:rPr>
          <w:lang w:val="es-MX" w:eastAsia="es-MX"/>
        </w:rPr>
        <mc:AlternateContent>
          <mc:Choice Requires="wpg">
            <w:drawing>
              <wp:inline xmlns:wp="http://schemas.openxmlformats.org/drawingml/2006/wordprocessingDrawing" distT="0" distB="0" distL="0" distR="0">
                <wp:extent cx="5940425" cy="4812988"/>
                <wp:effectExtent l="0" t="0" r="0"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6695" name=""/>
                        <pic:cNvPicPr>
                          <a:picLocks noChangeAspect="1"/>
                        </pic:cNvPicPr>
                        <pic:nvPr/>
                      </pic:nvPicPr>
                      <pic:blipFill>
                        <a:blip r:embed="rId20"/>
                        <a:stretch/>
                      </pic:blipFill>
                      <pic:spPr bwMode="auto">
                        <a:xfrm>
                          <a:off x="0" y="0"/>
                          <a:ext cx="5940423" cy="48129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378.98pt;mso-wrap-distance-left:0.00pt;mso-wrap-distance-top:0.00pt;mso-wrap-distance-right:0.00pt;mso-wrap-distance-bottom:0.00pt;" stroked="false">
                <v:path textboxrect="0,0,0,0"/>
                <v:imagedata r:id="rId20" o:title=""/>
              </v:shape>
            </w:pict>
          </mc:Fallback>
        </mc:AlternateContent>
      </w:r>
      <w:r/>
    </w:p>
    <w:p>
      <w:pPr>
        <w:pStyle w:val="668"/>
      </w:pPr>
      <w:r>
        <w:t xml:space="preserve">Diagrama de Actividades</w:t>
      </w:r>
      <w:r/>
    </w:p>
    <w:p>
      <w:pPr>
        <w:pStyle w:val="668"/>
        <w:jc w:val="center"/>
      </w:pPr>
      <w:r>
        <w:rPr>
          <w:lang w:val="es-MX" w:eastAsia="es-MX"/>
        </w:rPr>
        <mc:AlternateContent>
          <mc:Choice Requires="wpg">
            <w:drawing>
              <wp:inline xmlns:wp="http://schemas.openxmlformats.org/drawingml/2006/wordprocessingDrawing" distT="0" distB="0" distL="0" distR="0">
                <wp:extent cx="3238500" cy="1962150"/>
                <wp:effectExtent l="0" t="0" r="0" b="0"/>
                <wp:docPr id="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377" name=""/>
                        <pic:cNvPicPr>
                          <a:picLocks noChangeAspect="1"/>
                        </pic:cNvPicPr>
                        <pic:nvPr/>
                      </pic:nvPicPr>
                      <pic:blipFill>
                        <a:blip r:embed="rId21"/>
                        <a:stretch/>
                      </pic:blipFill>
                      <pic:spPr bwMode="auto">
                        <a:xfrm>
                          <a:off x="0" y="0"/>
                          <a:ext cx="3238498" cy="196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5.00pt;height:154.50pt;mso-wrap-distance-left:0.00pt;mso-wrap-distance-top:0.00pt;mso-wrap-distance-right:0.00pt;mso-wrap-distance-bottom:0.00pt;" stroked="false">
                <v:path textboxrect="0,0,0,0"/>
                <v:imagedata r:id="rId21" o:title=""/>
              </v:shape>
            </w:pict>
          </mc:Fallback>
        </mc:AlternateContent>
      </w:r>
      <w:r>
        <w:br w:type="page" w:clear="all"/>
      </w:r>
      <w:r/>
    </w:p>
    <w:p>
      <w:pPr>
        <w:pStyle w:val="666"/>
      </w:pPr>
      <w:r>
        <w:t xml:space="preserve">Inicio de Sesión con Google</w:t>
      </w:r>
      <w:r/>
    </w:p>
    <w:p>
      <w:pPr>
        <w:jc w:val="both"/>
      </w:pPr>
      <w:r>
        <w:t xml:space="preserve">La primera acción del usuario es presionar el botón de inicio de sesión con Google, luego este es redirigid</w:t>
      </w:r>
      <w:r>
        <w:t xml:space="preserve">o a la vista de selección de cuentas de Google, si el usuario no posee una cuenta entonces debe solicitar crear una cuenta en Google, si ya posee una pero no se encuentra logeado con la misma entonces primeramente tiene que iniciar sesión con su cuenta, pa</w:t>
      </w:r>
      <w:r>
        <w:t xml:space="preserve">ra luego autorizar su inicio de sesión en el sistema, si la autoriza entonces Google procesa la información de la autenticación, y luego se redirige el usuario a la pagina de el sistema y se le muestra una confirmación de su inicio de sesión satisfactorio.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881192" cy="3406317"/>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0264" name=""/>
                        <pic:cNvPicPr>
                          <a:picLocks noChangeAspect="1"/>
                        </pic:cNvPicPr>
                        <pic:nvPr/>
                      </pic:nvPicPr>
                      <pic:blipFill>
                        <a:blip r:embed="rId22"/>
                        <a:stretch/>
                      </pic:blipFill>
                      <pic:spPr bwMode="auto">
                        <a:xfrm>
                          <a:off x="0" y="0"/>
                          <a:ext cx="5881190" cy="3406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3.09pt;height:268.21pt;mso-wrap-distance-left:0.00pt;mso-wrap-distance-top:0.00pt;mso-wrap-distance-right:0.00pt;mso-wrap-distance-bottom:0.00pt;" stroked="false">
                <v:path textboxrect="0,0,0,0"/>
                <v:imagedata r:id="rId22"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139776"/>
                <wp:effectExtent l="0" t="0" r="0" b="0"/>
                <wp:docPr id="1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3626" name=""/>
                        <pic:cNvPicPr>
                          <a:picLocks noChangeAspect="1"/>
                        </pic:cNvPicPr>
                        <pic:nvPr/>
                      </pic:nvPicPr>
                      <pic:blipFill>
                        <a:blip r:embed="rId23"/>
                        <a:stretch/>
                      </pic:blipFill>
                      <pic:spPr bwMode="auto">
                        <a:xfrm>
                          <a:off x="0" y="0"/>
                          <a:ext cx="5940423" cy="2139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168.49pt;mso-wrap-distance-left:0.00pt;mso-wrap-distance-top:0.00pt;mso-wrap-distance-right:0.00pt;mso-wrap-distance-bottom:0.00pt;" stroked="false">
                <v:path textboxrect="0,0,0,0"/>
                <v:imagedata r:id="rId23" o:title=""/>
              </v:shape>
            </w:pict>
          </mc:Fallback>
        </mc:AlternateContent>
      </w:r>
      <w:r/>
    </w:p>
    <w:p>
      <w:r/>
      <w:r/>
    </w:p>
    <w:p>
      <w:r>
        <w:br w:type="page" w:clear="all"/>
      </w:r>
      <w:r/>
    </w:p>
    <w:p>
      <w:pPr>
        <w:pStyle w:val="666"/>
      </w:pPr>
      <w:r>
        <w:t xml:space="preserve">Inicio de sesión de Usuario</w:t>
      </w:r>
      <w:r/>
    </w:p>
    <w:p>
      <w:pPr>
        <w:jc w:val="both"/>
      </w:pPr>
      <w:r>
        <w:t xml:space="preserve">En el comienzo de este flujo el usuario ingresa sus credenciales, el sistema procede luego a verificar las credenciales ingresadas, de no coincidir con alguna de las que está</w:t>
      </w:r>
      <w:r>
        <w:t xml:space="preserve"> en la base de datos, entonces envía la respuesta de credenciales incorrectas, de lo contrario retorna la confirmación del inicio de sesión satisfactorio.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940425" cy="4181650"/>
                <wp:effectExtent l="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7795" name=""/>
                        <pic:cNvPicPr>
                          <a:picLocks noChangeAspect="1"/>
                        </pic:cNvPicPr>
                        <pic:nvPr/>
                      </pic:nvPicPr>
                      <pic:blipFill>
                        <a:blip r:embed="rId24"/>
                        <a:stretch/>
                      </pic:blipFill>
                      <pic:spPr bwMode="auto">
                        <a:xfrm>
                          <a:off x="0" y="0"/>
                          <a:ext cx="5940423" cy="4181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329.26pt;mso-wrap-distance-left:0.00pt;mso-wrap-distance-top:0.00pt;mso-wrap-distance-right:0.00pt;mso-wrap-distance-bottom:0.00pt;" stroked="false">
                <v:path textboxrect="0,0,0,0"/>
                <v:imagedata r:id="rId24"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48215"/>
                <wp:effectExtent l="0" t="0" r="0" b="0"/>
                <wp:docPr id="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94041" name=""/>
                        <pic:cNvPicPr>
                          <a:picLocks noChangeAspect="1"/>
                        </pic:cNvPicPr>
                        <pic:nvPr/>
                      </pic:nvPicPr>
                      <pic:blipFill>
                        <a:blip r:embed="rId25"/>
                        <a:stretch/>
                      </pic:blipFill>
                      <pic:spPr bwMode="auto">
                        <a:xfrm>
                          <a:off x="0" y="0"/>
                          <a:ext cx="5940423" cy="254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200.65pt;mso-wrap-distance-left:0.00pt;mso-wrap-distance-top:0.00pt;mso-wrap-distance-right:0.00pt;mso-wrap-distance-bottom:0.00pt;" stroked="false">
                <v:path textboxrect="0,0,0,0"/>
                <v:imagedata r:id="rId25" o:title=""/>
              </v:shape>
            </w:pict>
          </mc:Fallback>
        </mc:AlternateContent>
      </w:r>
      <w:r/>
    </w:p>
    <w:p>
      <w:pPr>
        <w:pStyle w:val="666"/>
      </w:pPr>
      <w:r>
        <w:t xml:space="preserve">Registro de Usuario</w:t>
      </w:r>
      <w:r/>
    </w:p>
    <w:p>
      <w:r>
        <w:t xml:space="preserve">Primeramente el usuario rellena</w:t>
      </w:r>
      <w:r>
        <w:t xml:space="preserve"> el formulario de registro el cual le pide el correo, la contraseña y le pide que confirme la contraseña, luego se verifican los datos y la disponibilidad de ese usuario en la base de datos teniendo en cuenta como parámetro el correo proporcionado, si el u</w:t>
      </w:r>
      <w:r>
        <w:t xml:space="preserve">suario ya está  registrado, emite un error y se lo notifica al usuario, de lo contrario se registra y luego envía la notificación de el registro exitoso.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940425" cy="5374670"/>
                <wp:effectExtent l="0" t="0" r="0" b="0"/>
                <wp:docPr id="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5088" name=""/>
                        <pic:cNvPicPr>
                          <a:picLocks noChangeAspect="1"/>
                        </pic:cNvPicPr>
                        <pic:nvPr/>
                      </pic:nvPicPr>
                      <pic:blipFill>
                        <a:blip r:embed="rId26"/>
                        <a:stretch/>
                      </pic:blipFill>
                      <pic:spPr bwMode="auto">
                        <a:xfrm>
                          <a:off x="0" y="0"/>
                          <a:ext cx="5940423" cy="5374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423.20pt;mso-wrap-distance-left:0.00pt;mso-wrap-distance-top:0.00pt;mso-wrap-distance-right:0.00pt;mso-wrap-distance-bottom:0.00pt;" stroked="false">
                <v:path textboxrect="0,0,0,0"/>
                <v:imagedata r:id="rId26" o:title=""/>
              </v:shape>
            </w:pict>
          </mc:Fallback>
        </mc:AlternateContent>
      </w:r>
      <w:r/>
    </w:p>
    <w:p>
      <w:r>
        <w:br w:type="page" w:clear="all"/>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24719"/>
                <wp:effectExtent l="0" t="0" r="0" b="0"/>
                <wp:docPr id="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4967" name=""/>
                        <pic:cNvPicPr>
                          <a:picLocks noChangeAspect="1"/>
                        </pic:cNvPicPr>
                        <pic:nvPr/>
                      </pic:nvPicPr>
                      <pic:blipFill>
                        <a:blip r:embed="rId27"/>
                        <a:srcRect l="0" t="2109" r="0" b="0"/>
                        <a:stretch/>
                      </pic:blipFill>
                      <pic:spPr bwMode="auto">
                        <a:xfrm>
                          <a:off x="0" y="0"/>
                          <a:ext cx="5940423" cy="25247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198.80pt;mso-wrap-distance-left:0.00pt;mso-wrap-distance-top:0.00pt;mso-wrap-distance-right:0.00pt;mso-wrap-distance-bottom:0.00pt;" stroked="false">
                <v:path textboxrect="0,0,0,0"/>
                <v:imagedata r:id="rId27" o:title=""/>
              </v:shape>
            </w:pict>
          </mc:Fallback>
        </mc:AlternateContent>
      </w:r>
      <w:r/>
    </w:p>
    <w:p>
      <w:pPr>
        <w:pStyle w:val="662"/>
      </w:pPr>
      <w:r>
        <w:t xml:space="preserve">Diagrama de Estructura de Generación de Preguntas </w:t>
      </w:r>
      <w:r>
        <w:t xml:space="preserve">y Respuestas con Llama</w:t>
      </w:r>
      <w:r/>
    </w:p>
    <w:p>
      <w:pPr>
        <w:pStyle w:val="662"/>
      </w:pPr>
      <w:r>
        <w:rPr>
          <w:lang w:val="es-MX" w:eastAsia="es-MX"/>
        </w:rPr>
      </w:r>
      <w:r>
        <w:rPr>
          <w:lang w:val="es-MX" w:eastAsia="es-MX"/>
        </w:rPr>
        <mc:AlternateContent>
          <mc:Choice Requires="wpg">
            <w:drawing>
              <wp:inline xmlns:wp="http://schemas.openxmlformats.org/drawingml/2006/wordprocessingDrawing" distT="0" distB="0" distL="0" distR="0">
                <wp:extent cx="5855832" cy="3256706"/>
                <wp:effectExtent l="0" t="0" r="0" b="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9162" name=""/>
                        <pic:cNvPicPr>
                          <a:picLocks noChangeAspect="1"/>
                        </pic:cNvPicPr>
                        <pic:nvPr/>
                      </pic:nvPicPr>
                      <pic:blipFill>
                        <a:blip r:embed="rId28"/>
                        <a:stretch/>
                      </pic:blipFill>
                      <pic:spPr bwMode="auto">
                        <a:xfrm>
                          <a:off x="0" y="0"/>
                          <a:ext cx="5855832" cy="3256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1.09pt;height:256.43pt;mso-wrap-distance-left:0.00pt;mso-wrap-distance-top:0.00pt;mso-wrap-distance-right:0.00pt;mso-wrap-distance-bottom:0.00pt;" stroked="false">
                <v:path textboxrect="0,0,0,0"/>
                <v:imagedata r:id="rId28" o:title=""/>
              </v:shape>
            </w:pict>
          </mc:Fallback>
        </mc:AlternateContent>
      </w:r>
      <w:r>
        <w:rPr>
          <w:lang w:val="es-MX" w:eastAsia="es-MX"/>
        </w:rPr>
      </w:r>
      <w:r/>
    </w:p>
    <w:p>
      <w:pPr>
        <w:pStyle w:val="662"/>
      </w:pPr>
      <w:r>
        <w:t xml:space="preserve">Propuesta de ChitChat para todos los asistentes</w:t>
      </w:r>
      <w:r/>
    </w:p>
    <w:p>
      <w:pPr>
        <w:rPr>
          <w:highlight w:val="none"/>
        </w:rPr>
      </w:pPr>
      <w:r>
        <w:t xml:space="preserve">Esta propuesta sería básicamente una plantilla inicial con la cual contarían todos los asistentes que sean creados en la plataforma.</w:t>
      </w:r>
      <w:r>
        <w:rPr>
          <w:highlight w:val="none"/>
        </w:rPr>
      </w:r>
      <w:r>
        <w:rPr>
          <w:highlight w:val="none"/>
        </w:rPr>
      </w:r>
    </w:p>
    <w:p>
      <w:pPr>
        <w:rPr>
          <w:highlight w:val="none"/>
        </w:rPr>
      </w:pPr>
      <w:r>
        <w:rPr>
          <w:highlight w:val="none"/>
        </w:rPr>
        <w:t xml:space="preserve">Esta sería la plantilla del asistente en lenguaje español.</w:t>
      </w:r>
      <w:r>
        <w:rPr>
          <w:highlight w:val="none"/>
        </w:rPr>
      </w:r>
      <w:r>
        <w:rPr>
          <w:highlight w:val="none"/>
        </w:rPr>
      </w:r>
    </w:p>
    <w:p>
      <w:pPr>
        <w:rPr>
          <w:highlight w:val="none"/>
        </w:rPr>
      </w:pPr>
      <w:r>
        <w:t xml:space="preserve">Usuario: ¡Hola!</w:t>
      </w:r>
      <w:r>
        <w:rPr>
          <w:highlight w:val="none"/>
        </w:rPr>
      </w:r>
      <w:r>
        <w:rPr>
          <w:highlight w:val="none"/>
        </w:rPr>
      </w:r>
    </w:p>
    <w:p>
      <w:r>
        <w:t xml:space="preserve">Asistente: ¡Hola! ¿En qué puedo ayudarte hoy?</w:t>
      </w:r>
      <w:r/>
    </w:p>
    <w:p>
      <w:r>
        <w:t xml:space="preserve">Usuario: Adiós</w:t>
      </w:r>
      <w:r/>
    </w:p>
    <w:p>
      <w:r>
        <w:t xml:space="preserve">Asistente: Adiós, ha sido un placer atenderte hoy.</w:t>
      </w:r>
      <w:r/>
    </w:p>
    <w:p>
      <w:r/>
      <w:r/>
    </w:p>
    <w:p>
      <w:r>
        <w:t xml:space="preserve">Saludos:</w:t>
      </w:r>
      <w:r/>
    </w:p>
    <w:p>
      <w:r>
        <w:t xml:space="preserve">1. ¡Hola! ¿En qué puedo ayudarte hoy?</w:t>
      </w:r>
      <w:r/>
    </w:p>
    <w:p>
      <w:r>
        <w:t xml:space="preserve">2. Buenos días, ¿cómo puedo ayudarte?</w:t>
      </w:r>
      <w:r/>
    </w:p>
    <w:p>
      <w:r>
        <w:t xml:space="preserve">3. ¡Hola! Es un placer estar aquí para asistirte.</w:t>
      </w:r>
      <w:r/>
    </w:p>
    <w:p>
      <w:r>
        <w:t xml:space="preserve">4. ¡Hola</w:t>
      </w:r>
      <w:r>
        <w:t xml:space="preserve">! ¿En qué puedo colaborar contigo en este día?</w:t>
      </w:r>
      <w:r/>
    </w:p>
    <w:p>
      <w:r>
        <w:t xml:space="preserve">5. ¡Saludos! ¿Cómo puedo ser de utilidad hoy?</w:t>
      </w:r>
      <w:r/>
    </w:p>
    <w:p>
      <w:r/>
      <w:r/>
    </w:p>
    <w:p>
      <w:r>
        <w:t xml:space="preserve">Despedidas:</w:t>
      </w:r>
      <w:r/>
    </w:p>
    <w:p>
      <w:r>
        <w:t xml:space="preserve">1. ¡Hasta luego! Si necesitas algo más, no dudes en preguntar.</w:t>
      </w:r>
      <w:r/>
    </w:p>
    <w:p>
      <w:r>
        <w:t xml:space="preserve">2. Que tengas un excelente día. ¡Adiós!</w:t>
      </w:r>
      <w:r/>
    </w:p>
    <w:p>
      <w:r>
        <w:t xml:space="preserve">3. ¡Hasta pronto! Estoy aquí si necesitas más a</w:t>
      </w:r>
      <w:r>
        <w:t xml:space="preserve">yuda en el futuro.</w:t>
      </w:r>
      <w:r/>
    </w:p>
    <w:p>
      <w:r>
        <w:t xml:space="preserve">4. Ha sido un placer asistirte. ¡Adiós y que tengas un </w:t>
      </w:r>
      <w:r>
        <w:t xml:space="preserve">buen día!</w:t>
      </w:r>
      <w:r/>
    </w:p>
    <w:p>
      <w:pPr>
        <w:rPr>
          <w:ins w:id="0" w:author="claudia" w:date="2023-11-02T00:09:03Z" oouserid="claudia"/>
          <w:highlight w:val="none"/>
        </w:rPr>
      </w:pPr>
      <w:r>
        <w:t xml:space="preserve">5. ¡Adiós! Espero haber sido útil. Si tienes más consultas, estaré aquí para ayudarte.</w:t>
      </w:r>
      <w:ins w:id="1" w:author="claudia" w:date="2023-11-02T00:09:03Z" oouserid="claudia">
        <w:r>
          <w:rPr>
            <w:highlight w:val="none"/>
          </w:rPr>
        </w:r>
      </w:ins>
      <w:ins w:id="2" w:author="claudia" w:date="2023-11-02T00:09:03Z" oouserid="claudia">
        <w:r>
          <w:rPr>
            <w:highlight w:val="none"/>
          </w:rPr>
        </w:r>
      </w:ins>
    </w:p>
    <w:p>
      <w:pPr>
        <w:rPr>
          <w14:ligatures w14:val="none"/>
        </w:rPr>
      </w:pPr>
      <w:r>
        <w:rPr>
          <w14:ligatures w14:val="none"/>
        </w:rPr>
      </w:r>
      <w:r>
        <w:rPr>
          <w14:ligatures w14:val="none"/>
        </w:rPr>
      </w:r>
      <w:r>
        <w:rPr>
          <w14:ligatures w14:val="none"/>
        </w:rPr>
      </w:r>
    </w:p>
    <w:p>
      <w:pPr>
        <w:rPr>
          <w:highlight w:val="none"/>
          <w14:ligatures w14:val="none"/>
        </w:rPr>
      </w:pPr>
      <w:r>
        <w:rPr>
          <w:highlight w:val="none"/>
        </w:rPr>
        <w:t xml:space="preserve">Esta sería la plantilla en inglés.</w:t>
      </w:r>
      <w:r>
        <w:rPr>
          <w:highlight w:val="none"/>
          <w14:ligatures w14:val="none"/>
        </w:rPr>
      </w:r>
      <w:r>
        <w:rPr>
          <w:highlight w:val="none"/>
          <w14:ligatures w14:val="none"/>
        </w:rPr>
      </w:r>
    </w:p>
    <w:p>
      <w:r>
        <w:rPr>
          <w:highlight w:val="none"/>
        </w:rPr>
        <w:t xml:space="preserve">User: Hello! Assistant: Hello! How can I assist you today? User: Goodbye Assistant: Goodbye, it has been a pleasure serving you today.</w:t>
      </w:r>
      <w:r/>
    </w:p>
    <w:p>
      <w:r>
        <w:rPr>
          <w:highlight w:val="none"/>
        </w:rPr>
      </w:r>
      <w:r/>
    </w:p>
    <w:p>
      <w:r>
        <w:rPr>
          <w:highlight w:val="none"/>
        </w:rPr>
        <w:t xml:space="preserve">Greetings:</w:t>
      </w:r>
      <w:r/>
    </w:p>
    <w:p>
      <w:r>
        <w:rPr>
          <w:highlight w:val="none"/>
        </w:rPr>
        <w:t xml:space="preserve">1. Hello! How can I assist you today?</w:t>
      </w:r>
      <w:r/>
    </w:p>
    <w:p>
      <w:r>
        <w:rPr>
          <w:highlight w:val="none"/>
        </w:rPr>
        <w:t xml:space="preserve">2. Good morning, how may I assist you?</w:t>
      </w:r>
      <w:r/>
    </w:p>
    <w:p>
      <w:r>
        <w:rPr>
          <w:highlight w:val="none"/>
        </w:rPr>
        <w:t xml:space="preserve">3. Hello! It's a pleasure to be here to assist you.</w:t>
      </w:r>
      <w:r/>
    </w:p>
    <w:p>
      <w:pPr>
        <w:rPr>
          <w:highlight w:val="none"/>
        </w:rPr>
      </w:pPr>
      <w:r>
        <w:rPr>
          <w:highlight w:val="none"/>
        </w:rPr>
        <w:t xml:space="preserve">4. </w:t>
      </w:r>
      <w:r>
        <w:rPr>
          <w:highlight w:val="none"/>
        </w:rPr>
        <w:t xml:space="preserve">Hello! How can I collaborate with you today?</w:t>
      </w:r>
      <w:r>
        <w:rPr>
          <w:highlight w:val="none"/>
        </w:rPr>
      </w:r>
      <w:r>
        <w:rPr>
          <w:highlight w:val="none"/>
        </w:rPr>
      </w:r>
    </w:p>
    <w:p>
      <w:pPr>
        <w:rPr>
          <w:highlight w:val="none"/>
        </w:rPr>
      </w:pPr>
      <w:r>
        <w:rPr>
          <w:highlight w:val="none"/>
        </w:rPr>
        <w:t xml:space="preserve">5. Greetings! How can I be of service today?</w: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t xml:space="preserve">Farewells:</w:t>
      </w:r>
      <w:r>
        <w:rPr>
          <w:highlight w:val="none"/>
        </w:rPr>
      </w:r>
      <w:r>
        <w:rPr>
          <w:highlight w:val="none"/>
        </w:rPr>
      </w:r>
    </w:p>
    <w:p>
      <w:r>
        <w:rPr>
          <w:highlight w:val="none"/>
        </w:rPr>
        <w:t xml:space="preserve">1. See you later! If you need anything else, do not hesitate to ask.</w:t>
      </w:r>
      <w:r/>
    </w:p>
    <w:p>
      <w:r>
        <w:rPr>
          <w:highlight w:val="none"/>
        </w:rPr>
        <w:t xml:space="preserve">2. Have a great day. Goodbye!</w:t>
      </w:r>
      <w:r/>
    </w:p>
    <w:p>
      <w:r>
        <w:rPr>
          <w:highlight w:val="none"/>
        </w:rPr>
        <w:t xml:space="preserve">3. See you soon! I am here if you need more help in the future.</w:t>
      </w:r>
      <w:r/>
    </w:p>
    <w:p>
      <w:r>
        <w:rPr>
          <w:highlight w:val="none"/>
        </w:rPr>
        <w:t xml:space="preserve">4. It has been a pleasure assisting you. Goodbye and have a good day!</w:t>
      </w:r>
      <w:r/>
    </w:p>
    <w:p>
      <w:r>
        <w:rPr>
          <w:highlight w:val="none"/>
        </w:rPr>
        <w:t xml:space="preserve">5. Goodbye! I hope I have been helpful. If you have more queries, I will be here to assist you.</w:t>
      </w:r>
      <w:r/>
    </w:p>
    <w:p>
      <w:pPr>
        <w:pStyle w:val="662"/>
        <w:rPr>
          <w:highlight w:val="none"/>
        </w:rPr>
      </w:pPr>
      <w:r>
        <w:t xml:space="preserve">Análisis crítico de las obsolescencias de la tesis de Ernesto Duvalón</w:t>
      </w:r>
      <w:r>
        <w:rPr>
          <w:highlight w:val="none"/>
        </w:rPr>
      </w:r>
      <w:r>
        <w:rPr>
          <w:highlight w:val="none"/>
        </w:rPr>
      </w:r>
    </w:p>
    <w:p>
      <w:pPr>
        <w:jc w:val="both"/>
      </w:pPr>
      <w:r>
        <w:t xml:space="preserve">A lo largo de e</w:t>
      </w:r>
      <w:r>
        <w:t xml:space="preserve">ste año se ha realizado un gran avance en la inteligencia artificial, y como era de esperar el campo de el procesamiento del lenguaje natural, ha tenido un avance directamente proporcional al avance de la IA</w:t>
      </w:r>
      <w:r>
        <w:t xml:space="preserve">. En el caso de la forma en la que se generan las</w:t>
      </w:r>
      <w:r>
        <w:t xml:space="preserve"> preguntas y respuestas, </w:t>
      </w:r>
      <w:r>
        <w:t xml:space="preserve">esta sería muy laboriosa</w:t>
      </w:r>
      <w:r>
        <w:t xml:space="preserve">, porque en este caso, se utilizarían dos modelos, un generador de preguntas y un generador de respuestas, otro punto a tener en cuenta es que estos modelos no tienen la capacidad de análisi</w:t>
      </w:r>
      <w:r>
        <w:t xml:space="preserve">s que tienen los largos modelos del lenguaje como Llama 2 entonces las preguntas generadas siempre tendrán un formato predeterminado, por último la cantidad de parámetros con la que ha sido entrenado el modelo utilizado en esa tesis es de 248 Millones, mie</w:t>
      </w:r>
      <w:r>
        <w:t xml:space="preserve">ntras que el modelo de Llama 2 que se va a utilizar tiene 7 Billones de parámetros y este cuenta con el reconocimiento de varios idiomas, cosa de </w:t>
      </w:r>
      <w:r>
        <w:t xml:space="preserve">la cual el modelo de bert carece.</w:t>
      </w:r>
      <w:r/>
    </w:p>
    <w:p>
      <w:pPr>
        <w:pStyle w:val="662"/>
      </w:pPr>
      <w:r>
        <w:t xml:space="preserve">Porqué Llama 2 sobre los otros LLM</w:t>
      </w:r>
      <w:r/>
    </w:p>
    <w:p>
      <w:pPr>
        <w:jc w:val="both"/>
      </w:pPr>
      <w:r>
        <w:t xml:space="preserve">Se podría pensar que la elección de Llama</w:t>
      </w:r>
      <w:r>
        <w:t xml:space="preserve"> se basa en que es Open Source, pero no, la realidad es que Llama frente a modelos como GPT-3.5, PALM y FALCON, tiene un rendimiento bastante adecuado y las métricas que se muestran a continuación lo demuestran.</w:t>
      </w:r>
      <w:r/>
    </w:p>
    <w:p>
      <w:pPr>
        <w:jc w:val="both"/>
      </w:pPr>
      <w:r>
        <w:t xml:space="preserve">Si comparamos a Llama 2 con Falcon, como bien se observa en la siguiente fo</w:t>
      </w:r>
      <w:r>
        <w:t xml:space="preserve">to, en el caso de los modelos de 7Billones de parámetros Llama tiene casi el doble de puntuación en MMLU </w:t>
      </w:r>
      <w:r>
        <w:t xml:space="preserve">(Massive Multitask Language Understanding) métrica que se utiliza para medir cuán bien un modelo de lenguaje a gran escala (LLM) comprende el lenguaje </w:t>
      </w:r>
      <w:r>
        <w:t xml:space="preserve">y puede resolver problemas con el conocimiento adquirido durante su entrenamiento</w:t>
      </w:r>
      <w:r>
        <w:t xml:space="preserve">.</w:t>
      </w:r>
      <w:r>
        <w:br w:type="page" w:clear="all"/>
      </w:r>
      <w:r/>
    </w:p>
    <w:p>
      <w:r>
        <w:rPr>
          <w:lang w:val="es-MX" w:eastAsia="es-MX"/>
        </w:rPr>
      </w:r>
      <w:r>
        <mc:AlternateContent>
          <mc:Choice Requires="wpg">
            <w:drawing>
              <wp:inline xmlns:wp="http://schemas.openxmlformats.org/drawingml/2006/wordprocessingDrawing" distT="0" distB="0" distL="0" distR="0">
                <wp:extent cx="5940425" cy="23984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4939" name=""/>
                        <pic:cNvPicPr>
                          <a:picLocks noChangeAspect="1"/>
                        </pic:cNvPicPr>
                        <pic:nvPr/>
                      </pic:nvPicPr>
                      <pic:blipFill>
                        <a:blip r:embed="rId29"/>
                        <a:stretch/>
                      </pic:blipFill>
                      <pic:spPr bwMode="auto">
                        <a:xfrm>
                          <a:off x="0" y="0"/>
                          <a:ext cx="5940423" cy="23984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188.85pt;mso-wrap-distance-left:0.00pt;mso-wrap-distance-top:0.00pt;mso-wrap-distance-right:0.00pt;mso-wrap-distance-bottom:0.00pt;" stroked="false">
                <v:path textboxrect="0,0,0,0"/>
                <v:imagedata r:id="rId29" o:title=""/>
              </v:shape>
            </w:pict>
          </mc:Fallback>
        </mc:AlternateContent>
      </w:r>
      <w:r/>
    </w:p>
    <w:p>
      <w:pPr>
        <w:jc w:val="center"/>
        <w:rPr>
          <w:b/>
          <w:bCs/>
        </w:rPr>
      </w:pPr>
      <w:r>
        <w:t xml:space="preserve">Tabla comparativa entre los modelos de Falcon y Llama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rPr>
          <w:b/>
          <w:bCs/>
        </w:rPr>
      </w:r>
      <w:r>
        <w:rPr>
          <w:b/>
          <w:bCs/>
        </w:rPr>
      </w:r>
    </w:p>
    <w:p>
      <w:pPr>
        <w:jc w:val="both"/>
      </w:pPr>
      <w:r>
        <w:t xml:space="preserve">En la próxima imagen, se observa como pese a que el modelo Llama 2 70 billones pese a ser el que menor puntuación tiene de sus contrincantes PALM 1, PALM 2, GPT-3.5, GPT-4, se muestra muy cercano en sus métricas a estos modelos.</w:t>
      </w:r>
      <w:r>
        <w:t xml:space="preserve"> </w:t>
      </w:r>
      <w:r/>
    </w:p>
    <w:p>
      <w:r>
        <w:rPr>
          <w:lang w:val="es-MX" w:eastAsia="es-MX"/>
        </w:rPr>
      </w:r>
      <w:r>
        <mc:AlternateContent>
          <mc:Choice Requires="wpg">
            <w:drawing>
              <wp:inline xmlns:wp="http://schemas.openxmlformats.org/drawingml/2006/wordprocessingDrawing" distT="0" distB="0" distL="0" distR="0">
                <wp:extent cx="5940425" cy="1589063"/>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5428" name=""/>
                        <pic:cNvPicPr>
                          <a:picLocks noChangeAspect="1"/>
                        </pic:cNvPicPr>
                        <pic:nvPr/>
                      </pic:nvPicPr>
                      <pic:blipFill>
                        <a:blip r:embed="rId30"/>
                        <a:stretch/>
                      </pic:blipFill>
                      <pic:spPr bwMode="auto">
                        <a:xfrm>
                          <a:off x="0" y="0"/>
                          <a:ext cx="5940423" cy="15890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25.12pt;mso-wrap-distance-left:0.00pt;mso-wrap-distance-top:0.00pt;mso-wrap-distance-right:0.00pt;mso-wrap-distance-bottom:0.00pt;" stroked="false">
                <v:path textboxrect="0,0,0,0"/>
                <v:imagedata r:id="rId30" o:title=""/>
              </v:shape>
            </w:pict>
          </mc:Fallback>
        </mc:AlternateContent>
      </w:r>
      <w:r/>
    </w:p>
    <w:p>
      <w:pPr>
        <w:jc w:val="center"/>
      </w:pPr>
      <w:r>
        <w:t xml:space="preserve">Tabla </w:t>
      </w:r>
      <w:r>
        <w:t xml:space="preserve">comparativa entre Llama2, PaLM, PaLM2, GPT-3.5 y GPT-4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p>
    <w:p>
      <w:pPr>
        <w:jc w:val="both"/>
      </w:pPr>
      <w:r>
        <w:t xml:space="preserve">Por último, el motivo de peso por el </w:t>
      </w:r>
      <w:r>
        <w:t xml:space="preserve">cual elijo</w:t>
      </w:r>
      <w:r>
        <w:t xml:space="preserve"> a </w:t>
      </w:r>
      <w:r>
        <w:t xml:space="preserve">Llama 2 para el desarrollo de esta tesis es que se le puede realizar fine-tuning para lograr que el modelo realice el proceso de generación de preguntas y respuestas con una mayor precisión. </w:t>
      </w:r>
      <w:r>
        <w:t xml:space="preserve">Además, este proceso se podría llevar a cabo de forma local</w:t>
      </w:r>
      <w:r>
        <w:t xml:space="preserve">, ya que los requisitos de hardware de este modelo permiten ejecutarlo sin necesidad de una GPU</w:t>
      </w:r>
      <w:r>
        <w:t xml:space="preserve">. </w:t>
      </w:r>
      <w:r>
        <w:t xml:space="preserve">Estos dos aspectos son importantes, ya que los modelos anteriormente mencionados carecen de ellos, algunos modelos no permiten el fine-</w:t>
      </w:r>
      <w:r>
        <w:t xml:space="preserve">tuning por su licencia, mientras que otros son muy costosos en cuanto a recursos de hardware </w:t>
      </w:r>
      <w:r>
        <w:fldChar w:fldCharType="begin"/>
        <w:instrText xml:space="preserve"> ADDIN ZOTERO_CITATION {"citationItems":[{"id":"9TE7G7ZT",</w:instrText>
      </w:r>
      <w:r>
        <w:instrText xml:space="preserve">"type":"webpage","title":"Top Large Language Models (LLMs): GPT-4, LLaMA 2, Mistral 7B, ChatGPT, and More","container-title":"Vectara","abstract":"The top large language models along with recommendations for when to use each based upon needs like API, tuna</w:instrText>
      </w:r>
      <w:r>
        <w:instrText xml:space="preserve">ble, or fully hosted. Updated regularly.","URL":"https://vectara.com/top-large-language-models-llms-gpt-4-llama-gato-bloom-and-when-to-choose-one-over-the-other/","shortTitle":"Top Large Language Models (LLMs)","language":"en-US","author":[{"family":"Kazi"</w:instrText>
      </w:r>
      <w:r>
        <w:instrText xml:space="preserve">,"given":"Suleman"}],"issued":{"date-parts":[[2023,10,17]]},"accessed":{"date-parts":[[2023,11,2]]},"userID":"12642822","index":3,"short-title":"Top Large Language Models (LLMs)","title-short":"Top Large Language Models (LLMs)","suppress-author":false}]} </w:instrText>
        <w:fldChar w:fldCharType="separate"/>
      </w:r>
      <w:r>
        <w:t xml:space="preserve">[3]</w:t>
      </w:r>
      <w:r>
        <w:fldChar w:fldCharType="end"/>
      </w:r>
      <w:r>
        <w:t xml:space="preserve">.</w:t>
      </w:r>
      <w:r>
        <w:rPr>
          <w:rStyle w:val="842"/>
          <w:highlight w:val="none"/>
        </w:rPr>
      </w:r>
      <w:r/>
    </w:p>
    <w:p>
      <w:pPr>
        <w:shd w:val="nil" w:color="auto"/>
        <w:rPr>
          <w:rStyle w:val="842"/>
          <w:highlight w:val="none"/>
        </w:rPr>
      </w:pPr>
      <w:r>
        <w:rPr>
          <w:highlight w:val="none"/>
        </w:rPr>
        <w:br w:type="page" w:clear="all"/>
      </w:r>
      <w:r>
        <w:rPr>
          <w:highlight w:val="none"/>
        </w:rPr>
      </w:r>
      <w:r>
        <w:rPr>
          <w:rStyle w:val="842"/>
          <w:highlight w:val="none"/>
        </w:rPr>
      </w:r>
    </w:p>
    <w:p>
      <w:pPr>
        <w:pStyle w:val="660"/>
      </w:pPr>
      <w:r>
        <w:t xml:space="preserve">Conclusiones</w:t>
      </w:r>
      <w:r/>
    </w:p>
    <w:p>
      <w:r>
        <w:t xml:space="preserve">Con la culminación de este trabajo de práctica laboral, se llegan a las siguientes conclusiones:</w:t>
      </w:r>
      <w:r/>
    </w:p>
    <w:p>
      <w:pPr>
        <w:pStyle w:val="840"/>
        <w:numPr>
          <w:ilvl w:val="0"/>
          <w:numId w:val="3"/>
        </w:numPr>
      </w:pPr>
      <w:r>
        <w:t xml:space="preserve">Se definieron las historias de usuario del sistema.</w:t>
      </w:r>
      <w:r/>
    </w:p>
    <w:p>
      <w:pPr>
        <w:pStyle w:val="840"/>
        <w:numPr>
          <w:ilvl w:val="0"/>
          <w:numId w:val="3"/>
        </w:numPr>
      </w:pPr>
      <w:r>
        <w:t xml:space="preserve">Se realizó el proceso de planificación y documentación del software mediante diagramas.</w:t>
      </w:r>
      <w:r/>
    </w:p>
    <w:p>
      <w:pPr>
        <w:pStyle w:val="840"/>
        <w:numPr>
          <w:ilvl w:val="0"/>
          <w:numId w:val="3"/>
        </w:numPr>
      </w:pPr>
      <w:r>
        <w:t xml:space="preserve">Se desarrollo el frontend del Sistema de Gestión de asistentes virtuales.</w:t>
      </w:r>
      <w:r/>
    </w:p>
    <w:p>
      <w:pPr>
        <w:pStyle w:val="840"/>
        <w:numPr>
          <w:ilvl w:val="0"/>
          <w:numId w:val="3"/>
        </w:numPr>
      </w:pPr>
      <w:r>
        <w:t xml:space="preserve">Se defninió el flujo que va a tener el algoritmo de generación de preguntas y respuestas con Llama 2.</w:t>
      </w:r>
      <w:r/>
    </w:p>
    <w:p>
      <w:pPr>
        <w:pStyle w:val="840"/>
        <w:numPr>
          <w:ilvl w:val="0"/>
          <w:numId w:val="3"/>
        </w:numPr>
      </w:pPr>
      <w:r>
        <w:br w:type="page" w:clear="all"/>
      </w:r>
      <w:r/>
    </w:p>
    <w:p>
      <w:pPr>
        <w:pStyle w:val="660"/>
        <w:rPr>
          <w:lang w:val="en-US"/>
        </w:rPr>
      </w:pPr>
      <w:r>
        <w:rPr>
          <w:lang w:val="en-US"/>
        </w:rPr>
        <w:t xml:space="preserve">Referencias Bibliográficas</w:t>
      </w:r>
      <w:r>
        <w:rPr>
          <w:lang w:val="en-US"/>
        </w:rPr>
      </w:r>
      <w:r>
        <w:rPr>
          <w:lang w:val="en-US"/>
        </w:rPr>
      </w:r>
    </w:p>
    <w:p>
      <w:r>
        <w:fldChar w:fldCharType="begin"/>
        <w:instrText xml:space="preserve"> ADDIN ZOTERO_BIBLIOGRAPHY </w:instrText>
      </w:r>
      <w:r>
        <w:fldChar w:fldCharType="separate"/>
      </w:r>
      <w:r>
        <w:t xml:space="preserve">    [1]jrgarciadev, “NextUI - Beautiful, fast and modern React UI Library,” NextUI. Accessed: Nov. 01, 2023. [Online]. Available: https://nextui.org</w:t>
      </w:r>
      <w:r>
        <w:br/>
        <w:t xml:space="preserve">  </w:t>
        <w:br/>
        <w:t xml:space="preserve">    [2</w:t>
      </w:r>
      <w:r>
        <w:t xml:space="preserve">]S.-H. Tsang, “Brief Review — Llama 2: Open Foundation and Fine-Tuned Chat Models,” Medium. Accessed: Oct. 28, 2023. [Online]. Available: https://sh-tsang.medium.com/brief-review-llama-2-open-foundation-and-fine-tuned-chat-models-6666eb8b56b7</w:t>
        <w:br/>
        <w:t xml:space="preserve">  </w:t>
        <w:br/>
        <w:t xml:space="preserve">    [3]S. </w:t>
      </w:r>
      <w:r>
        <w:t xml:space="preserve">Kazi, “Top Large Language Models (LLMs): GPT-4, LLaMA 2, Mistral 7B, ChatGPT, and More,” Vectara. Accessed: Nov. 02, 2023. [Online]. Available: https://vectara.com/top-large-language-models-llms-gpt-4-llama-gato-bloom-and-when-to-choose-one-over-the-other</w:t>
        <w:br/>
      </w:r>
      <w:r>
        <w:fldChar w:fldCharType="end"/>
      </w:r>
      <w:r/>
    </w:p>
    <w:p>
      <w:pPr>
        <w:jc w:val="both"/>
        <w:rPr>
          <w:lang w:val="en-US"/>
        </w:rPr>
      </w:pPr>
      <w:r>
        <w:rPr>
          <w:lang w:val="en-US"/>
        </w:rPr>
      </w:r>
      <w:r>
        <w:rPr>
          <w:lang w:val="en-US"/>
        </w:rPr>
      </w:r>
      <w:r>
        <w:rPr>
          <w:lang w:val="en-US"/>
        </w:rPr>
      </w:r>
    </w:p>
    <w:p>
      <w:r>
        <w:rPr>
          <w:highlight w:val="none"/>
        </w:rPr>
      </w:r>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1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0">
    <w:name w:val="Heading 1"/>
    <w:basedOn w:val="836"/>
    <w:next w:val="836"/>
    <w:link w:val="661"/>
    <w:uiPriority w:val="9"/>
    <w:qFormat/>
    <w:pPr>
      <w:keepLines/>
      <w:keepNext/>
      <w:spacing w:before="480" w:after="200"/>
      <w:outlineLvl w:val="0"/>
    </w:pPr>
    <w:rPr>
      <w:rFonts w:ascii="Arial" w:hAnsi="Arial" w:eastAsia="Arial" w:cs="Arial"/>
      <w:sz w:val="40"/>
      <w:szCs w:val="40"/>
    </w:rPr>
  </w:style>
  <w:style w:type="character" w:styleId="661">
    <w:name w:val="Heading 1 Char"/>
    <w:link w:val="660"/>
    <w:uiPriority w:val="9"/>
    <w:rPr>
      <w:rFonts w:ascii="Arial" w:hAnsi="Arial" w:eastAsia="Arial" w:cs="Arial"/>
      <w:sz w:val="40"/>
      <w:szCs w:val="40"/>
    </w:rPr>
  </w:style>
  <w:style w:type="paragraph" w:styleId="662">
    <w:name w:val="Heading 2"/>
    <w:basedOn w:val="836"/>
    <w:next w:val="836"/>
    <w:link w:val="663"/>
    <w:uiPriority w:val="9"/>
    <w:unhideWhenUsed/>
    <w:qFormat/>
    <w:pPr>
      <w:keepLines/>
      <w:keepNext/>
      <w:spacing w:before="360" w:after="200"/>
      <w:outlineLvl w:val="1"/>
    </w:pPr>
    <w:rPr>
      <w:rFonts w:ascii="Arial" w:hAnsi="Arial" w:eastAsia="Arial" w:cs="Arial"/>
      <w:sz w:val="34"/>
    </w:rPr>
  </w:style>
  <w:style w:type="character" w:styleId="663">
    <w:name w:val="Heading 2 Char"/>
    <w:link w:val="662"/>
    <w:uiPriority w:val="9"/>
    <w:rPr>
      <w:rFonts w:ascii="Arial" w:hAnsi="Arial" w:eastAsia="Arial" w:cs="Arial"/>
      <w:sz w:val="34"/>
    </w:rPr>
  </w:style>
  <w:style w:type="paragraph" w:styleId="664">
    <w:name w:val="Heading 3"/>
    <w:basedOn w:val="836"/>
    <w:next w:val="836"/>
    <w:link w:val="665"/>
    <w:uiPriority w:val="9"/>
    <w:unhideWhenUsed/>
    <w:qFormat/>
    <w:pPr>
      <w:keepLines/>
      <w:keepNext/>
      <w:spacing w:before="320" w:after="200"/>
      <w:outlineLvl w:val="2"/>
    </w:pPr>
    <w:rPr>
      <w:rFonts w:ascii="Arial" w:hAnsi="Arial" w:eastAsia="Arial" w:cs="Arial"/>
      <w:sz w:val="30"/>
      <w:szCs w:val="30"/>
    </w:rPr>
  </w:style>
  <w:style w:type="character" w:styleId="665">
    <w:name w:val="Heading 3 Char"/>
    <w:link w:val="664"/>
    <w:uiPriority w:val="9"/>
    <w:rPr>
      <w:rFonts w:ascii="Arial" w:hAnsi="Arial" w:eastAsia="Arial" w:cs="Arial"/>
      <w:sz w:val="30"/>
      <w:szCs w:val="30"/>
    </w:rPr>
  </w:style>
  <w:style w:type="paragraph" w:styleId="666">
    <w:name w:val="Heading 4"/>
    <w:basedOn w:val="836"/>
    <w:next w:val="836"/>
    <w:link w:val="667"/>
    <w:uiPriority w:val="9"/>
    <w:unhideWhenUsed/>
    <w:qFormat/>
    <w:pPr>
      <w:keepLines/>
      <w:keepNext/>
      <w:spacing w:before="320" w:after="200"/>
      <w:outlineLvl w:val="3"/>
    </w:pPr>
    <w:rPr>
      <w:rFonts w:ascii="Arial" w:hAnsi="Arial" w:eastAsia="Arial" w:cs="Arial"/>
      <w:b/>
      <w:bCs/>
      <w:sz w:val="26"/>
      <w:szCs w:val="26"/>
    </w:rPr>
  </w:style>
  <w:style w:type="character" w:styleId="667">
    <w:name w:val="Heading 4 Char"/>
    <w:link w:val="666"/>
    <w:uiPriority w:val="9"/>
    <w:rPr>
      <w:rFonts w:ascii="Arial" w:hAnsi="Arial" w:eastAsia="Arial" w:cs="Arial"/>
      <w:b/>
      <w:bCs/>
      <w:sz w:val="26"/>
      <w:szCs w:val="26"/>
    </w:rPr>
  </w:style>
  <w:style w:type="paragraph" w:styleId="668">
    <w:name w:val="Heading 5"/>
    <w:basedOn w:val="836"/>
    <w:next w:val="836"/>
    <w:link w:val="669"/>
    <w:uiPriority w:val="9"/>
    <w:unhideWhenUsed/>
    <w:qFormat/>
    <w:pPr>
      <w:keepLines/>
      <w:keepNext/>
      <w:spacing w:before="320" w:after="200"/>
      <w:outlineLvl w:val="4"/>
    </w:pPr>
    <w:rPr>
      <w:rFonts w:ascii="Arial" w:hAnsi="Arial" w:eastAsia="Arial" w:cs="Arial"/>
      <w:b/>
      <w:bCs/>
      <w:sz w:val="24"/>
      <w:szCs w:val="24"/>
    </w:rPr>
  </w:style>
  <w:style w:type="character" w:styleId="669">
    <w:name w:val="Heading 5 Char"/>
    <w:link w:val="668"/>
    <w:uiPriority w:val="9"/>
    <w:rPr>
      <w:rFonts w:ascii="Arial" w:hAnsi="Arial" w:eastAsia="Arial" w:cs="Arial"/>
      <w:b/>
      <w:bCs/>
      <w:sz w:val="24"/>
      <w:szCs w:val="24"/>
    </w:rPr>
  </w:style>
  <w:style w:type="paragraph" w:styleId="670">
    <w:name w:val="Heading 6"/>
    <w:basedOn w:val="836"/>
    <w:next w:val="836"/>
    <w:link w:val="671"/>
    <w:uiPriority w:val="9"/>
    <w:unhideWhenUsed/>
    <w:qFormat/>
    <w:pPr>
      <w:keepLines/>
      <w:keepNext/>
      <w:spacing w:before="320" w:after="200"/>
      <w:outlineLvl w:val="5"/>
    </w:pPr>
    <w:rPr>
      <w:rFonts w:ascii="Arial" w:hAnsi="Arial" w:eastAsia="Arial" w:cs="Arial"/>
      <w:b/>
      <w:bCs/>
      <w:sz w:val="22"/>
      <w:szCs w:val="22"/>
    </w:rPr>
  </w:style>
  <w:style w:type="character" w:styleId="671">
    <w:name w:val="Heading 6 Char"/>
    <w:link w:val="670"/>
    <w:uiPriority w:val="9"/>
    <w:rPr>
      <w:rFonts w:ascii="Arial" w:hAnsi="Arial" w:eastAsia="Arial" w:cs="Arial"/>
      <w:b/>
      <w:bCs/>
      <w:sz w:val="22"/>
      <w:szCs w:val="22"/>
    </w:rPr>
  </w:style>
  <w:style w:type="paragraph" w:styleId="672">
    <w:name w:val="Heading 7"/>
    <w:basedOn w:val="836"/>
    <w:next w:val="836"/>
    <w:link w:val="673"/>
    <w:uiPriority w:val="9"/>
    <w:unhideWhenUsed/>
    <w:qFormat/>
    <w:pPr>
      <w:keepLines/>
      <w:keepNext/>
      <w:spacing w:before="320" w:after="200"/>
      <w:outlineLvl w:val="6"/>
    </w:pPr>
    <w:rPr>
      <w:rFonts w:ascii="Arial" w:hAnsi="Arial" w:eastAsia="Arial" w:cs="Arial"/>
      <w:b/>
      <w:bCs/>
      <w:i/>
      <w:iCs/>
      <w:sz w:val="22"/>
      <w:szCs w:val="22"/>
    </w:rPr>
  </w:style>
  <w:style w:type="character" w:styleId="673">
    <w:name w:val="Heading 7 Char"/>
    <w:link w:val="672"/>
    <w:uiPriority w:val="9"/>
    <w:rPr>
      <w:rFonts w:ascii="Arial" w:hAnsi="Arial" w:eastAsia="Arial" w:cs="Arial"/>
      <w:b/>
      <w:bCs/>
      <w:i/>
      <w:iCs/>
      <w:sz w:val="22"/>
      <w:szCs w:val="22"/>
    </w:rPr>
  </w:style>
  <w:style w:type="paragraph" w:styleId="674">
    <w:name w:val="Heading 8"/>
    <w:basedOn w:val="836"/>
    <w:next w:val="836"/>
    <w:link w:val="675"/>
    <w:uiPriority w:val="9"/>
    <w:unhideWhenUsed/>
    <w:qFormat/>
    <w:pPr>
      <w:keepLines/>
      <w:keepNext/>
      <w:spacing w:before="320" w:after="200"/>
      <w:outlineLvl w:val="7"/>
    </w:pPr>
    <w:rPr>
      <w:rFonts w:ascii="Arial" w:hAnsi="Arial" w:eastAsia="Arial" w:cs="Arial"/>
      <w:i/>
      <w:iCs/>
      <w:sz w:val="22"/>
      <w:szCs w:val="22"/>
    </w:rPr>
  </w:style>
  <w:style w:type="character" w:styleId="675">
    <w:name w:val="Heading 8 Char"/>
    <w:link w:val="674"/>
    <w:uiPriority w:val="9"/>
    <w:rPr>
      <w:rFonts w:ascii="Arial" w:hAnsi="Arial" w:eastAsia="Arial" w:cs="Arial"/>
      <w:i/>
      <w:iCs/>
      <w:sz w:val="22"/>
      <w:szCs w:val="22"/>
    </w:rPr>
  </w:style>
  <w:style w:type="paragraph" w:styleId="676">
    <w:name w:val="Heading 9"/>
    <w:basedOn w:val="836"/>
    <w:next w:val="836"/>
    <w:link w:val="677"/>
    <w:uiPriority w:val="9"/>
    <w:unhideWhenUsed/>
    <w:qFormat/>
    <w:pPr>
      <w:keepLines/>
      <w:keepNext/>
      <w:spacing w:before="320" w:after="200"/>
      <w:outlineLvl w:val="8"/>
    </w:pPr>
    <w:rPr>
      <w:rFonts w:ascii="Arial" w:hAnsi="Arial" w:eastAsia="Arial" w:cs="Arial"/>
      <w:i/>
      <w:iCs/>
      <w:sz w:val="21"/>
      <w:szCs w:val="21"/>
    </w:rPr>
  </w:style>
  <w:style w:type="character" w:styleId="677">
    <w:name w:val="Heading 9 Char"/>
    <w:link w:val="676"/>
    <w:uiPriority w:val="9"/>
    <w:rPr>
      <w:rFonts w:ascii="Arial" w:hAnsi="Arial" w:eastAsia="Arial" w:cs="Arial"/>
      <w:i/>
      <w:iCs/>
      <w:sz w:val="21"/>
      <w:szCs w:val="21"/>
    </w:rPr>
  </w:style>
  <w:style w:type="paragraph" w:styleId="678">
    <w:name w:val="Title"/>
    <w:basedOn w:val="836"/>
    <w:next w:val="836"/>
    <w:link w:val="679"/>
    <w:uiPriority w:val="10"/>
    <w:qFormat/>
    <w:pPr>
      <w:contextualSpacing/>
      <w:spacing w:before="300" w:after="200"/>
    </w:pPr>
    <w:rPr>
      <w:sz w:val="48"/>
      <w:szCs w:val="48"/>
    </w:rPr>
  </w:style>
  <w:style w:type="character" w:styleId="679">
    <w:name w:val="Title Char"/>
    <w:link w:val="678"/>
    <w:uiPriority w:val="10"/>
    <w:rPr>
      <w:sz w:val="48"/>
      <w:szCs w:val="48"/>
    </w:rPr>
  </w:style>
  <w:style w:type="paragraph" w:styleId="680">
    <w:name w:val="Subtitle"/>
    <w:basedOn w:val="836"/>
    <w:next w:val="836"/>
    <w:link w:val="681"/>
    <w:uiPriority w:val="11"/>
    <w:qFormat/>
    <w:pPr>
      <w:spacing w:before="200" w:after="200"/>
    </w:pPr>
    <w:rPr>
      <w:sz w:val="24"/>
      <w:szCs w:val="24"/>
    </w:rPr>
  </w:style>
  <w:style w:type="character" w:styleId="681">
    <w:name w:val="Subtitle Char"/>
    <w:link w:val="680"/>
    <w:uiPriority w:val="11"/>
    <w:rPr>
      <w:sz w:val="24"/>
      <w:szCs w:val="24"/>
    </w:rPr>
  </w:style>
  <w:style w:type="paragraph" w:styleId="682">
    <w:name w:val="Quote"/>
    <w:basedOn w:val="836"/>
    <w:next w:val="836"/>
    <w:link w:val="683"/>
    <w:uiPriority w:val="29"/>
    <w:qFormat/>
    <w:pPr>
      <w:ind w:left="720" w:right="720"/>
    </w:pPr>
    <w:rPr>
      <w:i/>
    </w:rPr>
  </w:style>
  <w:style w:type="character" w:styleId="683">
    <w:name w:val="Quote Char"/>
    <w:link w:val="682"/>
    <w:uiPriority w:val="29"/>
    <w:rPr>
      <w:i/>
    </w:rPr>
  </w:style>
  <w:style w:type="paragraph" w:styleId="684">
    <w:name w:val="Intense Quote"/>
    <w:basedOn w:val="836"/>
    <w:next w:val="836"/>
    <w:link w:val="68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5">
    <w:name w:val="Intense Quote Char"/>
    <w:link w:val="684"/>
    <w:uiPriority w:val="30"/>
    <w:rPr>
      <w:i/>
    </w:rPr>
  </w:style>
  <w:style w:type="paragraph" w:styleId="686">
    <w:name w:val="Header"/>
    <w:basedOn w:val="836"/>
    <w:link w:val="687"/>
    <w:uiPriority w:val="99"/>
    <w:unhideWhenUsed/>
    <w:pPr>
      <w:spacing w:after="0" w:line="240" w:lineRule="auto"/>
      <w:tabs>
        <w:tab w:val="center" w:pos="7143" w:leader="none"/>
        <w:tab w:val="right" w:pos="14287" w:leader="none"/>
      </w:tabs>
    </w:pPr>
  </w:style>
  <w:style w:type="character" w:styleId="687">
    <w:name w:val="Header Char"/>
    <w:link w:val="686"/>
    <w:uiPriority w:val="99"/>
  </w:style>
  <w:style w:type="paragraph" w:styleId="688">
    <w:name w:val="Footer"/>
    <w:basedOn w:val="836"/>
    <w:link w:val="691"/>
    <w:uiPriority w:val="99"/>
    <w:unhideWhenUsed/>
    <w:pPr>
      <w:spacing w:after="0" w:line="240" w:lineRule="auto"/>
      <w:tabs>
        <w:tab w:val="center" w:pos="7143" w:leader="none"/>
        <w:tab w:val="right" w:pos="14287" w:leader="none"/>
      </w:tabs>
    </w:pPr>
  </w:style>
  <w:style w:type="character" w:styleId="689">
    <w:name w:val="Footer Char"/>
    <w:link w:val="688"/>
    <w:uiPriority w:val="99"/>
  </w:style>
  <w:style w:type="paragraph" w:styleId="690">
    <w:name w:val="Caption"/>
    <w:basedOn w:val="836"/>
    <w:next w:val="836"/>
    <w:uiPriority w:val="35"/>
    <w:semiHidden/>
    <w:unhideWhenUsed/>
    <w:qFormat/>
    <w:pPr>
      <w:spacing w:line="276" w:lineRule="auto"/>
    </w:pPr>
    <w:rPr>
      <w:b/>
      <w:bCs/>
      <w:color w:val="4f81bd" w:themeColor="accent1"/>
      <w:sz w:val="18"/>
      <w:szCs w:val="18"/>
    </w:rPr>
  </w:style>
  <w:style w:type="character" w:styleId="691">
    <w:name w:val="Caption Char"/>
    <w:basedOn w:val="690"/>
    <w:link w:val="688"/>
    <w:uiPriority w:val="99"/>
  </w:style>
  <w:style w:type="table" w:styleId="692">
    <w:name w:val="Table Grid"/>
    <w:basedOn w:val="83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3">
    <w:name w:val="Table Grid Light"/>
    <w:basedOn w:val="8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4">
    <w:name w:val="Plain Table 1"/>
    <w:basedOn w:val="8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2"/>
    <w:basedOn w:val="83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6">
    <w:name w:val="Plain Table 3"/>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7">
    <w:name w:val="Plain Table 4"/>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8">
    <w:name w:val="Plain Table 5"/>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9">
    <w:name w:val="Grid Table 1 Light"/>
    <w:basedOn w:val="83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0">
    <w:name w:val="Grid Table 1 Light - Accent 1"/>
    <w:basedOn w:val="8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1">
    <w:name w:val="Grid Table 1 Light - Accent 2"/>
    <w:basedOn w:val="8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2">
    <w:name w:val="Grid Table 1 Light - Accent 3"/>
    <w:basedOn w:val="8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3">
    <w:name w:val="Grid Table 1 Light - Accent 4"/>
    <w:basedOn w:val="8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4">
    <w:name w:val="Grid Table 1 Light - Accent 5"/>
    <w:basedOn w:val="8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5">
    <w:name w:val="Grid Table 1 Light - Accent 6"/>
    <w:basedOn w:val="8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6">
    <w:name w:val="Grid Table 2"/>
    <w:basedOn w:val="8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7">
    <w:name w:val="Grid Table 2 - Accent 1"/>
    <w:basedOn w:val="8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8">
    <w:name w:val="Grid Table 2 - Accent 2"/>
    <w:basedOn w:val="8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9">
    <w:name w:val="Grid Table 2 - Accent 3"/>
    <w:basedOn w:val="8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0">
    <w:name w:val="Grid Table 2 - Accent 4"/>
    <w:basedOn w:val="8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1">
    <w:name w:val="Grid Table 2 - Accent 5"/>
    <w:basedOn w:val="8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2">
    <w:name w:val="Grid Table 2 - Accent 6"/>
    <w:basedOn w:val="8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3">
    <w:name w:val="Grid Table 3"/>
    <w:basedOn w:val="8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3 - Accent 1"/>
    <w:basedOn w:val="8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5">
    <w:name w:val="Grid Table 3 - Accent 2"/>
    <w:basedOn w:val="8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3"/>
    <w:basedOn w:val="8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4"/>
    <w:basedOn w:val="8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5"/>
    <w:basedOn w:val="8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6"/>
    <w:basedOn w:val="8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4"/>
    <w:basedOn w:val="83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1">
    <w:name w:val="Grid Table 4 - Accent 1"/>
    <w:basedOn w:val="83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2">
    <w:name w:val="Grid Table 4 - Accent 2"/>
    <w:basedOn w:val="83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3">
    <w:name w:val="Grid Table 4 - Accent 3"/>
    <w:basedOn w:val="83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4">
    <w:name w:val="Grid Table 4 - Accent 4"/>
    <w:basedOn w:val="83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5">
    <w:name w:val="Grid Table 4 - Accent 5"/>
    <w:basedOn w:val="83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6">
    <w:name w:val="Grid Table 4 - Accent 6"/>
    <w:basedOn w:val="83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7">
    <w:name w:val="Grid Table 5 Dark"/>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8">
    <w:name w:val="Grid Table 5 Dark- Accent 1"/>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9">
    <w:name w:val="Grid Table 5 Dark - Accent 2"/>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0">
    <w:name w:val="Grid Table 5 Dark - Accent 3"/>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1">
    <w:name w:val="Grid Table 5 Dark- Accent 4"/>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2">
    <w:name w:val="Grid Table 5 Dark - Accent 5"/>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3">
    <w:name w:val="Grid Table 5 Dark - Accent 6"/>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4">
    <w:name w:val="Grid Table 6 Colorful"/>
    <w:basedOn w:val="83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5">
    <w:name w:val="Grid Table 6 Colorful - Accent 1"/>
    <w:basedOn w:val="83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6">
    <w:name w:val="Grid Table 6 Colorful - Accent 2"/>
    <w:basedOn w:val="8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7">
    <w:name w:val="Grid Table 6 Colorful - Accent 3"/>
    <w:basedOn w:val="83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8">
    <w:name w:val="Grid Table 6 Colorful - Accent 4"/>
    <w:basedOn w:val="8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9">
    <w:name w:val="Grid Table 6 Colorful - Accent 5"/>
    <w:basedOn w:val="83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0">
    <w:name w:val="Grid Table 6 Colorful - Accent 6"/>
    <w:basedOn w:val="83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1">
    <w:name w:val="Grid Table 7 Colorful"/>
    <w:basedOn w:val="83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2">
    <w:name w:val="Grid Table 7 Colorful - Accent 1"/>
    <w:basedOn w:val="83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3">
    <w:name w:val="Grid Table 7 Colorful - Accent 2"/>
    <w:basedOn w:val="83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4">
    <w:name w:val="Grid Table 7 Colorful - Accent 3"/>
    <w:basedOn w:val="83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5">
    <w:name w:val="Grid Table 7 Colorful - Accent 4"/>
    <w:basedOn w:val="83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6">
    <w:name w:val="Grid Table 7 Colorful - Accent 5"/>
    <w:basedOn w:val="83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7">
    <w:name w:val="Grid Table 7 Colorful - Accent 6"/>
    <w:basedOn w:val="83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8">
    <w:name w:val="List Table 1 Light"/>
    <w:basedOn w:val="83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9">
    <w:name w:val="List Table 1 Light - Accent 1"/>
    <w:basedOn w:val="83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0">
    <w:name w:val="List Table 1 Light - Accent 2"/>
    <w:basedOn w:val="83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1">
    <w:name w:val="List Table 1 Light - Accent 3"/>
    <w:basedOn w:val="83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2">
    <w:name w:val="List Table 1 Light - Accent 4"/>
    <w:basedOn w:val="83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3">
    <w:name w:val="List Table 1 Light - Accent 5"/>
    <w:basedOn w:val="83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4">
    <w:name w:val="List Table 1 Light - Accent 6"/>
    <w:basedOn w:val="83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5">
    <w:name w:val="List Table 2"/>
    <w:basedOn w:val="83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6">
    <w:name w:val="List Table 2 - Accent 1"/>
    <w:basedOn w:val="83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7">
    <w:name w:val="List Table 2 - Accent 2"/>
    <w:basedOn w:val="83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8">
    <w:name w:val="List Table 2 - Accent 3"/>
    <w:basedOn w:val="83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9">
    <w:name w:val="List Table 2 - Accent 4"/>
    <w:basedOn w:val="83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0">
    <w:name w:val="List Table 2 - Accent 5"/>
    <w:basedOn w:val="83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1">
    <w:name w:val="List Table 2 - Accent 6"/>
    <w:basedOn w:val="83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2">
    <w:name w:val="List Table 3"/>
    <w:basedOn w:val="8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3">
    <w:name w:val="List Table 3 - Accent 1"/>
    <w:basedOn w:val="83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4">
    <w:name w:val="List Table 3 - Accent 2"/>
    <w:basedOn w:val="8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5">
    <w:name w:val="List Table 3 - Accent 3"/>
    <w:basedOn w:val="83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6">
    <w:name w:val="List Table 3 - Accent 4"/>
    <w:basedOn w:val="8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7">
    <w:name w:val="List Table 3 - Accent 5"/>
    <w:basedOn w:val="83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8">
    <w:name w:val="List Table 3 - Accent 6"/>
    <w:basedOn w:val="83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9">
    <w:name w:val="List Table 4"/>
    <w:basedOn w:val="8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0">
    <w:name w:val="List Table 4 - Accent 1"/>
    <w:basedOn w:val="83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1">
    <w:name w:val="List Table 4 - Accent 2"/>
    <w:basedOn w:val="83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2">
    <w:name w:val="List Table 4 - Accent 3"/>
    <w:basedOn w:val="83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3">
    <w:name w:val="List Table 4 - Accent 4"/>
    <w:basedOn w:val="83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4">
    <w:name w:val="List Table 4 - Accent 5"/>
    <w:basedOn w:val="83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5">
    <w:name w:val="List Table 4 - Accent 6"/>
    <w:basedOn w:val="83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6">
    <w:name w:val="List Table 5 Dark"/>
    <w:basedOn w:val="83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1"/>
    <w:basedOn w:val="83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2"/>
    <w:basedOn w:val="83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3"/>
    <w:basedOn w:val="83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4"/>
    <w:basedOn w:val="83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5"/>
    <w:basedOn w:val="83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6"/>
    <w:basedOn w:val="83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6 Colorful"/>
    <w:basedOn w:val="83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4">
    <w:name w:val="List Table 6 Colorful - Accent 1"/>
    <w:basedOn w:val="83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5">
    <w:name w:val="List Table 6 Colorful - Accent 2"/>
    <w:basedOn w:val="83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6">
    <w:name w:val="List Table 6 Colorful - Accent 3"/>
    <w:basedOn w:val="83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7">
    <w:name w:val="List Table 6 Colorful - Accent 4"/>
    <w:basedOn w:val="83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8">
    <w:name w:val="List Table 6 Colorful - Accent 5"/>
    <w:basedOn w:val="83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9">
    <w:name w:val="List Table 6 Colorful - Accent 6"/>
    <w:basedOn w:val="83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0">
    <w:name w:val="List Table 7 Colorful"/>
    <w:basedOn w:val="83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1">
    <w:name w:val="List Table 7 Colorful - Accent 1"/>
    <w:basedOn w:val="83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2">
    <w:name w:val="List Table 7 Colorful - Accent 2"/>
    <w:basedOn w:val="83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3">
    <w:name w:val="List Table 7 Colorful - Accent 3"/>
    <w:basedOn w:val="83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4">
    <w:name w:val="List Table 7 Colorful - Accent 4"/>
    <w:basedOn w:val="83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5">
    <w:name w:val="List Table 7 Colorful - Accent 5"/>
    <w:basedOn w:val="83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6">
    <w:name w:val="List Table 7 Colorful - Accent 6"/>
    <w:basedOn w:val="83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7">
    <w:name w:val="Lined - Accent"/>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8">
    <w:name w:val="Lined - Accent 1"/>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9">
    <w:name w:val="Lined - Accent 2"/>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0">
    <w:name w:val="Lined - Accent 3"/>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1">
    <w:name w:val="Lined - Accent 4"/>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2">
    <w:name w:val="Lined - Accent 5"/>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3">
    <w:name w:val="Lined - Accent 6"/>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4">
    <w:name w:val="Bordered &amp; Lined - Accent"/>
    <w:basedOn w:val="83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5">
    <w:name w:val="Bordered &amp; Lined - Accent 1"/>
    <w:basedOn w:val="83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6">
    <w:name w:val="Bordered &amp; Lined - Accent 2"/>
    <w:basedOn w:val="83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7">
    <w:name w:val="Bordered &amp; Lined - Accent 3"/>
    <w:basedOn w:val="83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8">
    <w:name w:val="Bordered &amp; Lined - Accent 4"/>
    <w:basedOn w:val="83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9">
    <w:name w:val="Bordered &amp; Lined - Accent 5"/>
    <w:basedOn w:val="83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0">
    <w:name w:val="Bordered &amp; Lined - Accent 6"/>
    <w:basedOn w:val="83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1">
    <w:name w:val="Bordered"/>
    <w:basedOn w:val="83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2">
    <w:name w:val="Bordered - Accent 1"/>
    <w:basedOn w:val="8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3">
    <w:name w:val="Bordered - Accent 2"/>
    <w:basedOn w:val="8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4">
    <w:name w:val="Bordered - Accent 3"/>
    <w:basedOn w:val="8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5">
    <w:name w:val="Bordered - Accent 4"/>
    <w:basedOn w:val="8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6">
    <w:name w:val="Bordered - Accent 5"/>
    <w:basedOn w:val="8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7">
    <w:name w:val="Bordered - Accent 6"/>
    <w:basedOn w:val="8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8">
    <w:name w:val="Hyperlink"/>
    <w:uiPriority w:val="99"/>
    <w:unhideWhenUsed/>
    <w:rPr>
      <w:color w:val="0000ff" w:themeColor="hyperlink"/>
      <w:u w:val="single"/>
    </w:rPr>
  </w:style>
  <w:style w:type="paragraph" w:styleId="819">
    <w:name w:val="footnote text"/>
    <w:basedOn w:val="836"/>
    <w:link w:val="820"/>
    <w:uiPriority w:val="99"/>
    <w:semiHidden/>
    <w:unhideWhenUsed/>
    <w:pPr>
      <w:spacing w:after="40" w:line="240" w:lineRule="auto"/>
    </w:pPr>
    <w:rPr>
      <w:sz w:val="18"/>
    </w:rPr>
  </w:style>
  <w:style w:type="character" w:styleId="820">
    <w:name w:val="Footnote Text Char"/>
    <w:link w:val="819"/>
    <w:uiPriority w:val="99"/>
    <w:rPr>
      <w:sz w:val="18"/>
    </w:rPr>
  </w:style>
  <w:style w:type="character" w:styleId="821">
    <w:name w:val="footnote reference"/>
    <w:uiPriority w:val="99"/>
    <w:unhideWhenUsed/>
    <w:rPr>
      <w:vertAlign w:val="superscript"/>
    </w:rPr>
  </w:style>
  <w:style w:type="paragraph" w:styleId="822">
    <w:name w:val="endnote text"/>
    <w:basedOn w:val="836"/>
    <w:link w:val="823"/>
    <w:uiPriority w:val="99"/>
    <w:semiHidden/>
    <w:unhideWhenUsed/>
    <w:pPr>
      <w:spacing w:after="0" w:line="240" w:lineRule="auto"/>
    </w:pPr>
    <w:rPr>
      <w:sz w:val="20"/>
    </w:rPr>
  </w:style>
  <w:style w:type="character" w:styleId="823">
    <w:name w:val="Endnote Text Char"/>
    <w:link w:val="822"/>
    <w:uiPriority w:val="99"/>
    <w:rPr>
      <w:sz w:val="20"/>
    </w:rPr>
  </w:style>
  <w:style w:type="character" w:styleId="824">
    <w:name w:val="endnote reference"/>
    <w:uiPriority w:val="99"/>
    <w:semiHidden/>
    <w:unhideWhenUsed/>
    <w:rPr>
      <w:vertAlign w:val="superscript"/>
    </w:rPr>
  </w:style>
  <w:style w:type="paragraph" w:styleId="825">
    <w:name w:val="toc 1"/>
    <w:basedOn w:val="836"/>
    <w:next w:val="836"/>
    <w:uiPriority w:val="39"/>
    <w:unhideWhenUsed/>
    <w:pPr>
      <w:ind w:left="0" w:right="0" w:firstLine="0"/>
      <w:spacing w:after="57"/>
    </w:pPr>
  </w:style>
  <w:style w:type="paragraph" w:styleId="826">
    <w:name w:val="toc 2"/>
    <w:basedOn w:val="836"/>
    <w:next w:val="836"/>
    <w:uiPriority w:val="39"/>
    <w:unhideWhenUsed/>
    <w:pPr>
      <w:ind w:left="283" w:right="0" w:firstLine="0"/>
      <w:spacing w:after="57"/>
    </w:pPr>
  </w:style>
  <w:style w:type="paragraph" w:styleId="827">
    <w:name w:val="toc 3"/>
    <w:basedOn w:val="836"/>
    <w:next w:val="836"/>
    <w:uiPriority w:val="39"/>
    <w:unhideWhenUsed/>
    <w:pPr>
      <w:ind w:left="567" w:right="0" w:firstLine="0"/>
      <w:spacing w:after="57"/>
    </w:pPr>
  </w:style>
  <w:style w:type="paragraph" w:styleId="828">
    <w:name w:val="toc 4"/>
    <w:basedOn w:val="836"/>
    <w:next w:val="836"/>
    <w:uiPriority w:val="39"/>
    <w:unhideWhenUsed/>
    <w:pPr>
      <w:ind w:left="850" w:right="0" w:firstLine="0"/>
      <w:spacing w:after="57"/>
    </w:pPr>
  </w:style>
  <w:style w:type="paragraph" w:styleId="829">
    <w:name w:val="toc 5"/>
    <w:basedOn w:val="836"/>
    <w:next w:val="836"/>
    <w:uiPriority w:val="39"/>
    <w:unhideWhenUsed/>
    <w:pPr>
      <w:ind w:left="1134" w:right="0" w:firstLine="0"/>
      <w:spacing w:after="57"/>
    </w:pPr>
  </w:style>
  <w:style w:type="paragraph" w:styleId="830">
    <w:name w:val="toc 6"/>
    <w:basedOn w:val="836"/>
    <w:next w:val="836"/>
    <w:uiPriority w:val="39"/>
    <w:unhideWhenUsed/>
    <w:pPr>
      <w:ind w:left="1417" w:right="0" w:firstLine="0"/>
      <w:spacing w:after="57"/>
    </w:pPr>
  </w:style>
  <w:style w:type="paragraph" w:styleId="831">
    <w:name w:val="toc 7"/>
    <w:basedOn w:val="836"/>
    <w:next w:val="836"/>
    <w:uiPriority w:val="39"/>
    <w:unhideWhenUsed/>
    <w:pPr>
      <w:ind w:left="1701" w:right="0" w:firstLine="0"/>
      <w:spacing w:after="57"/>
    </w:pPr>
  </w:style>
  <w:style w:type="paragraph" w:styleId="832">
    <w:name w:val="toc 8"/>
    <w:basedOn w:val="836"/>
    <w:next w:val="836"/>
    <w:uiPriority w:val="39"/>
    <w:unhideWhenUsed/>
    <w:pPr>
      <w:ind w:left="1984" w:right="0" w:firstLine="0"/>
      <w:spacing w:after="57"/>
    </w:pPr>
  </w:style>
  <w:style w:type="paragraph" w:styleId="833">
    <w:name w:val="toc 9"/>
    <w:basedOn w:val="836"/>
    <w:next w:val="836"/>
    <w:uiPriority w:val="39"/>
    <w:unhideWhenUsed/>
    <w:pPr>
      <w:ind w:left="2268" w:right="0" w:firstLine="0"/>
      <w:spacing w:after="57"/>
    </w:pPr>
  </w:style>
  <w:style w:type="paragraph" w:styleId="834">
    <w:name w:val="TOC Heading"/>
    <w:uiPriority w:val="39"/>
    <w:unhideWhenUsed/>
  </w:style>
  <w:style w:type="paragraph" w:styleId="835">
    <w:name w:val="table of figures"/>
    <w:basedOn w:val="836"/>
    <w:next w:val="836"/>
    <w:uiPriority w:val="99"/>
    <w:unhideWhenUsed/>
    <w:pPr>
      <w:spacing w:after="0" w:afterAutospacing="0"/>
    </w:pPr>
  </w:style>
  <w:style w:type="paragraph" w:styleId="836" w:default="1">
    <w:name w:val="Normal"/>
    <w:qFormat/>
  </w:style>
  <w:style w:type="table" w:styleId="837" w:default="1">
    <w:name w:val="Normal Table"/>
    <w:uiPriority w:val="99"/>
    <w:semiHidden/>
    <w:unhideWhenUsed/>
    <w:tblPr>
      <w:tblInd w:w="0" w:type="dxa"/>
      <w:tblCellMar>
        <w:left w:w="108" w:type="dxa"/>
        <w:top w:w="0" w:type="dxa"/>
        <w:right w:w="108" w:type="dxa"/>
        <w:bottom w:w="0" w:type="dxa"/>
      </w:tblCellMar>
    </w:tblPr>
  </w:style>
  <w:style w:type="numbering" w:styleId="838" w:default="1">
    <w:name w:val="No List"/>
    <w:uiPriority w:val="99"/>
    <w:semiHidden/>
    <w:unhideWhenUsed/>
  </w:style>
  <w:style w:type="paragraph" w:styleId="839">
    <w:name w:val="No Spacing"/>
    <w:basedOn w:val="836"/>
    <w:uiPriority w:val="1"/>
    <w:qFormat/>
    <w:pPr>
      <w:spacing w:after="0" w:line="240" w:lineRule="auto"/>
    </w:pPr>
  </w:style>
  <w:style w:type="paragraph" w:styleId="840">
    <w:name w:val="List Paragraph"/>
    <w:basedOn w:val="836"/>
    <w:uiPriority w:val="34"/>
    <w:qFormat/>
    <w:pPr>
      <w:contextualSpacing/>
      <w:ind w:left="720"/>
    </w:pPr>
  </w:style>
  <w:style w:type="character" w:styleId="841" w:default="1">
    <w:name w:val="Default Paragraph Font"/>
    <w:uiPriority w:val="1"/>
    <w:semiHidden/>
    <w:unhideWhenUsed/>
  </w:style>
  <w:style w:type="character" w:styleId="842" w:customStyle="1">
    <w:name w:val="annotation reference"/>
    <w:basedOn w:val="687"/>
    <w:uiPriority w:val="99"/>
    <w:semiHidden/>
    <w:unhideWhenUsed/>
    <w:rPr>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2023-11-09T19:16:54Z</dcterms:modified>
</cp:coreProperties>
</file>