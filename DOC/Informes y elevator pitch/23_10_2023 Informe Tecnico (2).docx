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peopleDocument.xml" ContentType="application/vnd.openxmlformats-officedocument.wordprocessingml.people+xml"/>
  <Override PartName="/word/commentsIdsDocument.xml" ContentType="application/vnd.openxmlformats-officedocument.wordprocessingml.commentsIds+xml"/>
  <Override PartName="/word/commentsExtensibleDocument.xml" ContentType="application/vnd.openxmlformats-officedocument.wordprocessingml.commentsExtensible+xml"/>
  <Override PartName="/word/people.xml" ContentType="application/vnd.openxmlformats-officedocument.wordprocessingml.people+xml"/>
  <Override PartName="/word/commentsIds.xml" ContentType="application/vnd.openxmlformats-officedocument.wordprocessingml.commentsIds+xml"/>
  <Override PartName="/word/commentsDocument.xml" ContentType="application/vnd.openxmlformats-officedocument.wordprocessingml.comments+xml"/>
  <Override PartName="/word/commentsExtended.xml" ContentType="application/vnd.openxmlformats-officedocument.wordprocessingml.commentsExtended+xml"/>
  <Override PartName="/word/numbering.xml" ContentType="application/vnd.openxmlformats-officedocument.wordprocessingml.numbering+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comments.xml" ContentType="application/vnd.openxmlformats-officedocument.wordprocessingml.comments+xml"/>
  <Override PartName="/word/commentsExtendedDocument.xml" ContentType="application/vnd.openxmlformats-officedocument.wordprocessingml.commentsExtended+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commentsExtensible.xml" ContentType="application/vnd.openxmlformats-officedocument.wordprocessingml.commentsExtensible+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rPr>
          <w:sz w:val="96"/>
          <w:szCs w:val="96"/>
        </w:rPr>
      </w:pPr>
      <w:r>
        <w:rPr>
          <w:sz w:val="48"/>
          <w:szCs w:val="48"/>
          <w:lang w:val="es-MX" w:eastAsia="es-MX"/>
        </w:rPr>
        <mc:AlternateContent>
          <mc:Choice Requires="wpg">
            <w:drawing>
              <wp:anchor xmlns:wp="http://schemas.openxmlformats.org/drawingml/2006/wordprocessingDrawing" xmlns:wp14="http://schemas.microsoft.com/office/word/2010/wordprocessingDrawing" distT="0" distB="0" distL="115200" distR="115200" simplePos="0" relativeHeight="28672" behindDoc="0" locked="0" layoutInCell="1" allowOverlap="1">
                <wp:simplePos x="0" y="0"/>
                <wp:positionH relativeFrom="column">
                  <wp:posOffset>-762000</wp:posOffset>
                </wp:positionH>
                <wp:positionV relativeFrom="paragraph">
                  <wp:posOffset>0</wp:posOffset>
                </wp:positionV>
                <wp:extent cx="6950415" cy="4590510"/>
                <wp:effectExtent l="6350" t="6350" r="6350" b="6350"/>
                <wp:wrapNone/>
                <wp:docPr id="1" name="Rectángulo 1"/>
                <wp:cNvGraphicFramePr/>
                <a:graphic xmlns:a="http://schemas.openxmlformats.org/drawingml/2006/main">
                  <a:graphicData uri="http://schemas.microsoft.com/office/word/2010/wordprocessingShape">
                    <wps:wsp>
                      <wps:cNvPr id="0" name=""/>
                      <wps:cNvSpPr/>
                      <wps:spPr bwMode="auto">
                        <a:xfrm>
                          <a:off x="0" y="0"/>
                          <a:ext cx="6950414" cy="4590509"/>
                        </a:xfrm>
                        <a:prstGeom prst="rect">
                          <a:avLst/>
                        </a:prstGeom>
                        <a:noFill/>
                        <a:ln>
                          <a:noFill/>
                        </a:ln>
                      </wps:spPr>
                      <wps:txbx>
                        <w:txbxContent>
                          <w:p>
                            <w:pPr>
                              <w:jc w:val="center"/>
                              <w:rPr>
                                <w:rFonts w:ascii="Arial Black" w:hAnsi="Arial Black" w:eastAsia="Arial Black" w:cs="Arial Black"/>
                                <w:b/>
                                <w:bCs/>
                                <w:sz w:val="96"/>
                                <w:szCs w:val="9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pPr>
                            <w:r>
                              <w:rPr>
                                <w:rFonts w:ascii="Arial Black" w:hAnsi="Arial Black" w:eastAsia="Arial Black" w:cs="Arial Black"/>
                                <w:b/>
                                <w:bCs/>
                                <w:sz w:val="96"/>
                                <w:szCs w:val="9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t xml:space="preserve">Informe Técnico</w:t>
                            </w:r>
                            <w:r>
                              <w:rPr>
                                <w:rFonts w:ascii="Arial Black" w:hAnsi="Arial Black" w:eastAsia="Arial Black" w:cs="Arial Black"/>
                                <w:b/>
                                <w:bCs/>
                                <w:sz w:val="96"/>
                                <w:szCs w:val="9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r>
                              <w:rPr>
                                <w:rFonts w:ascii="Arial Black" w:hAnsi="Arial Black" w:eastAsia="Arial Black" w:cs="Arial Black"/>
                                <w:b/>
                                <w:bCs/>
                                <w:sz w:val="96"/>
                                <w:szCs w:val="9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p>
                          <w:p>
                            <w:pPr>
                              <w:jc w:val="center"/>
                              <w:rPr>
                                <w:rFonts w:ascii="Arial Black" w:hAnsi="Arial Black" w:cs="Arial Black"/>
                                <w:b/>
                                <w:bCs/>
                                <w:sz w:val="72"/>
                                <w:szCs w:val="72"/>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pPr>
                            <w:r>
                              <w:rPr>
                                <w:rFonts w:ascii="Arial Black" w:hAnsi="Arial Black" w:cs="Arial Black"/>
                                <w:b/>
                                <w:bCs/>
                                <w:sz w:val="72"/>
                                <w:szCs w:val="72"/>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r>
                              <w:rPr>
                                <w:rFonts w:ascii="Arial Black" w:hAnsi="Arial Black" w:cs="Arial Black"/>
                                <w:b/>
                                <w:bCs/>
                                <w:sz w:val="72"/>
                                <w:szCs w:val="72"/>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r>
                              <w:rPr>
                                <w:rFonts w:ascii="Arial Black" w:hAnsi="Arial Black" w:cs="Arial Black"/>
                                <w:b/>
                                <w:bCs/>
                                <w:sz w:val="72"/>
                                <w:szCs w:val="72"/>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p>
                          <w:p>
                            <w:pPr>
                              <w:jc w:val="center"/>
                              <w:rPr>
                                <w:rFonts w:ascii="Arial" w:hAnsi="Arial" w:cs="Arial"/>
                                <w:b/>
                                <w:bCs/>
                                <w:sz w:val="56"/>
                                <w:szCs w:val="5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pPr>
                            <w:r>
                              <w:rPr>
                                <w:rFonts w:ascii="Arial" w:hAnsi="Arial" w:eastAsia="Arial" w:cs="Arial"/>
                                <w:b/>
                                <w:bCs/>
                                <w:sz w:val="56"/>
                                <w:szCs w:val="5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t xml:space="preserve">Estudi</w:t>
                            </w:r>
                            <w:r>
                              <w:rPr>
                                <w:rFonts w:ascii="Arial" w:hAnsi="Arial" w:eastAsia="Arial" w:cs="Arial"/>
                                <w:b/>
                                <w:bCs/>
                                <w:sz w:val="56"/>
                                <w:szCs w:val="5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t xml:space="preserve">ante: Claudia Queipo García</w:t>
                            </w:r>
                            <w:r>
                              <w:rPr>
                                <w:rFonts w:ascii="Arial" w:hAnsi="Arial" w:cs="Arial"/>
                                <w:b/>
                                <w:bCs/>
                                <w:sz w:val="56"/>
                                <w:szCs w:val="5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r>
                              <w:rPr>
                                <w:rFonts w:ascii="Arial" w:hAnsi="Arial" w:cs="Arial"/>
                                <w:b/>
                                <w:bCs/>
                                <w:sz w:val="56"/>
                                <w:szCs w:val="5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p>
                          <w:p>
                            <w:pPr>
                              <w:jc w:val="center"/>
                              <w:rPr>
                                <w:rFonts w:ascii="Arial" w:hAnsi="Arial" w:eastAsia="Arial" w:cs="Arial"/>
                                <w:b/>
                                <w:bCs/>
                                <w:sz w:val="56"/>
                                <w:szCs w:val="5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pPr>
                            <w:r>
                              <w:rPr>
                                <w:rFonts w:ascii="Arial" w:hAnsi="Arial" w:eastAsia="Arial" w:cs="Arial"/>
                                <w:b/>
                                <w:bCs/>
                                <w:sz w:val="56"/>
                                <w:szCs w:val="5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t xml:space="preserve">Fecha: 23-10-2023</w:t>
                            </w:r>
                            <w:r>
                              <w:rPr>
                                <w:rFonts w:ascii="Arial" w:hAnsi="Arial" w:eastAsia="Arial" w:cs="Arial"/>
                                <w:b/>
                                <w:bCs/>
                                <w:sz w:val="56"/>
                                <w:szCs w:val="5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r>
                              <w:rPr>
                                <w:rFonts w:ascii="Arial" w:hAnsi="Arial" w:eastAsia="Arial" w:cs="Arial"/>
                                <w:b/>
                                <w:bCs/>
                                <w:sz w:val="56"/>
                                <w:szCs w:val="5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p>
                          <w:p>
                            <w:pPr>
                              <w:jc w:val="center"/>
                              <w:rPr>
                                <w:rFonts w:ascii="Arial" w:hAnsi="Arial" w:cs="Arial"/>
                                <w:b/>
                                <w:bCs/>
                                <w:sz w:val="72"/>
                                <w:szCs w:val="72"/>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pPr>
                            <w:r>
                              <w:rPr>
                                <w:rFonts w:ascii="Arial" w:hAnsi="Arial" w:cs="Arial"/>
                                <w:b/>
                                <w:bCs/>
                                <w:sz w:val="72"/>
                                <w:szCs w:val="72"/>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r>
                              <w:rPr>
                                <w:rFonts w:ascii="Arial" w:hAnsi="Arial" w:cs="Arial"/>
                                <w:b/>
                                <w:bCs/>
                                <w:sz w:val="72"/>
                                <w:szCs w:val="72"/>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r>
                              <w:rPr>
                                <w:rFonts w:ascii="Arial" w:hAnsi="Arial" w:cs="Arial"/>
                                <w:b/>
                                <w:bCs/>
                                <w:sz w:val="72"/>
                                <w:szCs w:val="72"/>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anchor>
            </w:drawing>
          </mc:Choice>
          <mc:Fallback>
            <w:pict>
              <v:shape id="shape 0" o:spid="_x0000_s0" o:spt="1" type="#_x0000_t1" style="position:absolute;z-index:28672;o:allowoverlap:true;o:allowincell:true;mso-position-horizontal-relative:text;margin-left:-60.00pt;mso-position-horizontal:absolute;mso-position-vertical-relative:text;margin-top:0.00pt;mso-position-vertical:absolute;width:547.28pt;height:361.46pt;mso-wrap-distance-left:9.07pt;mso-wrap-distance-top:0.00pt;mso-wrap-distance-right:9.07pt;mso-wrap-distance-bottom:0.00pt;v-text-anchor:top;visibility:visible;" filled="f" stroked="f">
                <v:textbox inset="0,0,0,0">
                  <w:txbxContent>
                    <w:p>
                      <w:pPr>
                        <w:jc w:val="center"/>
                        <w:rPr>
                          <w:rFonts w:ascii="Arial Black" w:hAnsi="Arial Black" w:eastAsia="Arial Black" w:cs="Arial Black"/>
                          <w:b/>
                          <w:bCs/>
                          <w:sz w:val="96"/>
                          <w:szCs w:val="9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pPr>
                      <w:r>
                        <w:rPr>
                          <w:rFonts w:ascii="Arial Black" w:hAnsi="Arial Black" w:eastAsia="Arial Black" w:cs="Arial Black"/>
                          <w:b/>
                          <w:bCs/>
                          <w:sz w:val="96"/>
                          <w:szCs w:val="9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t xml:space="preserve">Informe Técnico</w:t>
                      </w:r>
                      <w:r>
                        <w:rPr>
                          <w:rFonts w:ascii="Arial Black" w:hAnsi="Arial Black" w:eastAsia="Arial Black" w:cs="Arial Black"/>
                          <w:b/>
                          <w:bCs/>
                          <w:sz w:val="96"/>
                          <w:szCs w:val="9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r>
                        <w:rPr>
                          <w:rFonts w:ascii="Arial Black" w:hAnsi="Arial Black" w:eastAsia="Arial Black" w:cs="Arial Black"/>
                          <w:b/>
                          <w:bCs/>
                          <w:sz w:val="96"/>
                          <w:szCs w:val="9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p>
                    <w:p>
                      <w:pPr>
                        <w:jc w:val="center"/>
                        <w:rPr>
                          <w:rFonts w:ascii="Arial Black" w:hAnsi="Arial Black" w:cs="Arial Black"/>
                          <w:b/>
                          <w:bCs/>
                          <w:sz w:val="72"/>
                          <w:szCs w:val="72"/>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pPr>
                      <w:r>
                        <w:rPr>
                          <w:rFonts w:ascii="Arial Black" w:hAnsi="Arial Black" w:cs="Arial Black"/>
                          <w:b/>
                          <w:bCs/>
                          <w:sz w:val="72"/>
                          <w:szCs w:val="72"/>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r>
                        <w:rPr>
                          <w:rFonts w:ascii="Arial Black" w:hAnsi="Arial Black" w:cs="Arial Black"/>
                          <w:b/>
                          <w:bCs/>
                          <w:sz w:val="72"/>
                          <w:szCs w:val="72"/>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r>
                        <w:rPr>
                          <w:rFonts w:ascii="Arial Black" w:hAnsi="Arial Black" w:cs="Arial Black"/>
                          <w:b/>
                          <w:bCs/>
                          <w:sz w:val="72"/>
                          <w:szCs w:val="72"/>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p>
                    <w:p>
                      <w:pPr>
                        <w:jc w:val="center"/>
                        <w:rPr>
                          <w:rFonts w:ascii="Arial" w:hAnsi="Arial" w:cs="Arial"/>
                          <w:b/>
                          <w:bCs/>
                          <w:sz w:val="56"/>
                          <w:szCs w:val="5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pPr>
                      <w:r>
                        <w:rPr>
                          <w:rFonts w:ascii="Arial" w:hAnsi="Arial" w:eastAsia="Arial" w:cs="Arial"/>
                          <w:b/>
                          <w:bCs/>
                          <w:sz w:val="56"/>
                          <w:szCs w:val="5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t xml:space="preserve">Estudi</w:t>
                      </w:r>
                      <w:r>
                        <w:rPr>
                          <w:rFonts w:ascii="Arial" w:hAnsi="Arial" w:eastAsia="Arial" w:cs="Arial"/>
                          <w:b/>
                          <w:bCs/>
                          <w:sz w:val="56"/>
                          <w:szCs w:val="5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t xml:space="preserve">ante: Claudia Queipo García</w:t>
                      </w:r>
                      <w:r>
                        <w:rPr>
                          <w:rFonts w:ascii="Arial" w:hAnsi="Arial" w:cs="Arial"/>
                          <w:b/>
                          <w:bCs/>
                          <w:sz w:val="56"/>
                          <w:szCs w:val="5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r>
                        <w:rPr>
                          <w:rFonts w:ascii="Arial" w:hAnsi="Arial" w:cs="Arial"/>
                          <w:b/>
                          <w:bCs/>
                          <w:sz w:val="56"/>
                          <w:szCs w:val="5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p>
                    <w:p>
                      <w:pPr>
                        <w:jc w:val="center"/>
                        <w:rPr>
                          <w:rFonts w:ascii="Arial" w:hAnsi="Arial" w:eastAsia="Arial" w:cs="Arial"/>
                          <w:b/>
                          <w:bCs/>
                          <w:sz w:val="56"/>
                          <w:szCs w:val="5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pPr>
                      <w:r>
                        <w:rPr>
                          <w:rFonts w:ascii="Arial" w:hAnsi="Arial" w:eastAsia="Arial" w:cs="Arial"/>
                          <w:b/>
                          <w:bCs/>
                          <w:sz w:val="56"/>
                          <w:szCs w:val="5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t xml:space="preserve">Fecha: 23-10-2023</w:t>
                      </w:r>
                      <w:r>
                        <w:rPr>
                          <w:rFonts w:ascii="Arial" w:hAnsi="Arial" w:eastAsia="Arial" w:cs="Arial"/>
                          <w:b/>
                          <w:bCs/>
                          <w:sz w:val="56"/>
                          <w:szCs w:val="5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r>
                        <w:rPr>
                          <w:rFonts w:ascii="Arial" w:hAnsi="Arial" w:eastAsia="Arial" w:cs="Arial"/>
                          <w:b/>
                          <w:bCs/>
                          <w:sz w:val="56"/>
                          <w:szCs w:val="56"/>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p>
                    <w:p>
                      <w:pPr>
                        <w:jc w:val="center"/>
                        <w:rPr>
                          <w:rFonts w:ascii="Arial" w:hAnsi="Arial" w:cs="Arial"/>
                          <w:b/>
                          <w:bCs/>
                          <w:sz w:val="72"/>
                          <w:szCs w:val="72"/>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pPr>
                      <w:r>
                        <w:rPr>
                          <w:rFonts w:ascii="Arial" w:hAnsi="Arial" w:cs="Arial"/>
                          <w:b/>
                          <w:bCs/>
                          <w:sz w:val="72"/>
                          <w:szCs w:val="72"/>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r>
                        <w:rPr>
                          <w:rFonts w:ascii="Arial" w:hAnsi="Arial" w:cs="Arial"/>
                          <w:b/>
                          <w:bCs/>
                          <w:sz w:val="72"/>
                          <w:szCs w:val="72"/>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r>
                        <w:rPr>
                          <w:rFonts w:ascii="Arial" w:hAnsi="Arial" w:cs="Arial"/>
                          <w:b/>
                          <w:bCs/>
                          <w:sz w:val="72"/>
                          <w:szCs w:val="72"/>
                          <w14:textOutline w14:w="0" w14:cap="flat" w14:cmpd="sng" w14:algn="ctr">
                            <w14:noFill/>
                            <w14:prstDash w14:val="solid"/>
                            <w14:bevel/>
                          </w14:textOutline>
                          <w14:textFill>
                            <w14:gradFill>
                              <w14:gsLst>
                                <w14:gs w14:pos="0">
                                  <w14:schemeClr w14:val="accent5">
                                    <w14:lumMod w14:val="75000"/>
                                  </w14:schemeClr>
                                </w14:gs>
                                <w14:gs w14:pos="100000">
                                  <w14:schemeClr w14:val="accent1"/>
                                </w14:gs>
                              </w14:gsLst>
                              <w14:lin w14:ang="5400000" w14:scaled="1"/>
                            </w14:gradFill>
                          </w14:textFill>
                        </w:rPr>
                      </w:r>
                    </w:p>
                  </w:txbxContent>
                </v:textbox>
              </v:shape>
            </w:pict>
          </mc:Fallback>
        </mc:AlternateContent>
      </w:r>
      <w:r>
        <w:rPr>
          <w:sz w:val="52"/>
          <w:szCs w:val="52"/>
        </w:rPr>
        <w:br w:type="page" w:clear="all"/>
      </w:r>
      <w:r>
        <w:rPr>
          <w:sz w:val="96"/>
          <w:szCs w:val="96"/>
        </w:rPr>
      </w:r>
      <w:r>
        <w:rPr>
          <w:sz w:val="96"/>
          <w:szCs w:val="96"/>
        </w:rPr>
      </w:r>
    </w:p>
    <w:p>
      <w:pPr>
        <w:pStyle w:val="674"/>
      </w:pPr>
      <w:r>
        <w:t xml:space="preserve">Historias de Usuario de el Sistema de Generación de Asistentes Virtuales</w:t>
      </w:r>
      <w:r/>
    </w:p>
    <w:p>
      <w:pPr>
        <w:pStyle w:val="854"/>
        <w:numPr>
          <w:ilvl w:val="0"/>
          <w:numId w:val="1"/>
        </w:numPr>
        <w:jc w:val="both"/>
      </w:pPr>
      <w:r>
        <w:t xml:space="preserve">Registrarse en el sistema usando su correo electrónico</w:t>
      </w:r>
      <w:r/>
    </w:p>
    <w:p>
      <w:pPr>
        <w:pStyle w:val="854"/>
        <w:numPr>
          <w:ilvl w:val="0"/>
          <w:numId w:val="1"/>
        </w:numPr>
        <w:jc w:val="both"/>
      </w:pPr>
      <w:r>
        <w:t xml:space="preserve">Iniciar sesión en el sistema tanto con email, como con su cuenta de google.</w:t>
      </w:r>
      <w:r/>
    </w:p>
    <w:p>
      <w:pPr>
        <w:pStyle w:val="854"/>
        <w:numPr>
          <w:ilvl w:val="0"/>
          <w:numId w:val="1"/>
        </w:numPr>
        <w:jc w:val="both"/>
      </w:pPr>
      <w:r>
        <w:t xml:space="preserve">Crear asistentes virtuales rellenando los campos de nombre, descripción, ar</w:t>
      </w:r>
      <w:r>
        <w:t xml:space="preserve">chivos de conocimiento e imágenes del asistente.</w:t>
      </w:r>
      <w:r/>
    </w:p>
    <w:p>
      <w:pPr>
        <w:pStyle w:val="854"/>
        <w:numPr>
          <w:ilvl w:val="0"/>
          <w:numId w:val="1"/>
        </w:numPr>
        <w:jc w:val="both"/>
      </w:pPr>
      <w:r>
        <w:t xml:space="preserve">Editar los asistentes creados.</w:t>
      </w:r>
      <w:r/>
    </w:p>
    <w:p>
      <w:pPr>
        <w:pStyle w:val="854"/>
        <w:numPr>
          <w:ilvl w:val="0"/>
          <w:numId w:val="1"/>
        </w:numPr>
        <w:jc w:val="both"/>
      </w:pPr>
      <w:r>
        <w:t xml:space="preserve">Visualizar los asistentes creados.</w:t>
      </w:r>
      <w:r/>
    </w:p>
    <w:p>
      <w:pPr>
        <w:pStyle w:val="854"/>
        <w:numPr>
          <w:ilvl w:val="0"/>
          <w:numId w:val="1"/>
        </w:numPr>
        <w:jc w:val="both"/>
      </w:pPr>
      <w:r>
        <w:t xml:space="preserve">Eliminar los asistentes creados</w:t>
      </w:r>
      <w:r/>
    </w:p>
    <w:p>
      <w:pPr>
        <w:pStyle w:val="854"/>
        <w:numPr>
          <w:ilvl w:val="0"/>
          <w:numId w:val="1"/>
        </w:numPr>
        <w:jc w:val="both"/>
      </w:pPr>
      <w:r>
        <w:rPr>
          <w:highlight w:val="none"/>
        </w:rPr>
        <w:t xml:space="preserve">Probar los asistentes creados </w:t>
      </w:r>
      <w:r>
        <w:rPr>
          <w:highlight w:val="none"/>
        </w:rPr>
      </w:r>
    </w:p>
    <w:p>
      <w:pPr>
        <w:pStyle w:val="674"/>
      </w:pPr>
      <w:r>
        <w:t xml:space="preserve">Propuesta de Interfaces.</w:t>
      </w:r>
      <w:r/>
    </w:p>
    <w:p>
      <w:pPr>
        <w:jc w:val="both"/>
      </w:pPr>
      <w:r>
        <w:t xml:space="preserve">En este diseño más que en componentes visuales, se basa en la </w:t>
      </w:r>
      <w:r>
        <w:t xml:space="preserve">UX (User Experience), por lo tanto se hace un maquetado (layout) de todas las posibles interfaces que pueda tener el asistente usando la herramienta Excalidraw. En el apartado UI se propone el uso de la biblioteca de componentes visuales de NextUI </w:t>
      </w:r>
      <w:r>
        <w:fldChar w:fldCharType="begin"/>
        <w:instrText xml:space="preserve"> ADDIN ZOTERO_CITATION {"citationItems":[{"id":"Q3NM8XJU","type":"webpage","title":"Introduction","abstrac</w:instrText>
      </w:r>
      <w:r>
        <w:instrText xml:space="preserve">t":"Re-usable components built using Radix UI and Tailwind CSS.","URL":"https://ui.shadcn.com/docs","language":"en","author":[{"family":"shadcn","given":""}],"accessed":{"date-parts":[[2023,10,23]]},"userID":"12642822","index":1,"suppress-author":false}]} </w:instrText>
      </w:r>
      <w:r>
        <w:fldChar w:fldCharType="separate"/>
      </w:r>
      <w:r>
        <w:t xml:space="preserve">[1]</w:t>
      </w:r>
      <w:r>
        <w:fldChar w:fldCharType="end"/>
      </w:r>
      <w:r>
        <w:t xml:space="preserve"> la cual cuenta con una rica variedad de componentes visuales los cuales permitirán acelerar el proceso de desarrollo de la interfaz para así centrar</w:t>
      </w:r>
      <w:r>
        <w:t xml:space="preserve">me en el proceso de desarrollo de las funcionalidades.</w:t>
      </w:r>
      <w:r/>
    </w:p>
    <w:p>
      <w:pPr>
        <w:pStyle w:val="675"/>
      </w:pPr>
      <w:r>
        <w:t xml:space="preserve">Interfaces de inicio de Sesión y Registro de Usuario</w:t>
      </w:r>
      <w:r/>
    </w:p>
    <w:p>
      <w:pPr>
        <w:jc w:val="both"/>
      </w:pPr>
      <w:r>
        <w:rPr>
          <w:lang w:val="es-MX" w:eastAsia="es-MX"/>
        </w:rPr>
      </w:r>
      <w:r>
        <mc:AlternateContent>
          <mc:Choice Requires="wpg">
            <w:drawing>
              <wp:inline xmlns:wp="http://schemas.openxmlformats.org/drawingml/2006/wordprocessingDrawing" distT="0" distB="0" distL="0" distR="0">
                <wp:extent cx="2708585" cy="3047157"/>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363116" name=""/>
                        <pic:cNvPicPr>
                          <a:picLocks noChangeAspect="1"/>
                        </pic:cNvPicPr>
                        <pic:nvPr/>
                      </pic:nvPicPr>
                      <pic:blipFill>
                        <a:blip r:embed="rId9"/>
                        <a:stretch/>
                      </pic:blipFill>
                      <pic:spPr bwMode="auto">
                        <a:xfrm flipH="0" flipV="0">
                          <a:off x="0" y="0"/>
                          <a:ext cx="2708584" cy="304715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213.27pt;height:239.93pt;mso-wrap-distance-left:0.00pt;mso-wrap-distance-top:0.00pt;mso-wrap-distance-right:0.00pt;mso-wrap-distance-bottom:0.00pt;" stroked="false">
                <v:path textboxrect="0,0,0,0"/>
                <v:imagedata r:id="rId9" o:title=""/>
              </v:shape>
            </w:pict>
          </mc:Fallback>
        </mc:AlternateContent>
      </w:r>
      <w:r>
        <w:t xml:space="preserve">     </w:t>
      </w:r>
      <w:r>
        <mc:AlternateContent>
          <mc:Choice Requires="wpg">
            <w:drawing>
              <wp:inline xmlns:wp="http://schemas.openxmlformats.org/drawingml/2006/wordprocessingDrawing" distT="0" distB="0" distL="0" distR="0">
                <wp:extent cx="2708585" cy="304715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89505" name=""/>
                        <pic:cNvPicPr>
                          <a:picLocks noChangeAspect="1"/>
                        </pic:cNvPicPr>
                        <pic:nvPr/>
                      </pic:nvPicPr>
                      <pic:blipFill>
                        <a:blip r:embed="rId10"/>
                        <a:stretch/>
                      </pic:blipFill>
                      <pic:spPr bwMode="auto">
                        <a:xfrm flipH="0" flipV="0">
                          <a:off x="0" y="0"/>
                          <a:ext cx="2708584" cy="304715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213.27pt;height:239.93pt;mso-wrap-distance-left:0.00pt;mso-wrap-distance-top:0.00pt;mso-wrap-distance-right:0.00pt;mso-wrap-distance-bottom:0.00pt;" stroked="false">
                <v:path textboxrect="0,0,0,0"/>
                <v:imagedata r:id="rId10" o:title=""/>
              </v:shape>
            </w:pict>
          </mc:Fallback>
        </mc:AlternateContent>
      </w:r>
      <w:r>
        <w:t xml:space="preserve">    </w:t>
      </w:r>
      <w:r>
        <w:rPr>
          <w:lang w:val="es-MX" w:eastAsia="es-MX"/>
        </w:rPr>
      </w:r>
      <w:r/>
    </w:p>
    <w:p>
      <w:pPr>
        <w:pStyle w:val="675"/>
      </w:pPr>
      <w:r>
        <w:t xml:space="preserve">Panel Principal</w:t>
      </w:r>
      <w:r/>
    </w:p>
    <w:p>
      <w:pPr>
        <w:jc w:val="both"/>
      </w:pPr>
      <w:r>
        <w:t xml:space="preserve">En este panel contará con una barra de navegación, una breve explicación de como funciona el asistente, a la derec</w:t>
      </w:r>
      <w:r>
        <w:t xml:space="preserve">ha contará con una pequeña guía por pasos que indicará como crear correctamente un asistente.</w:t>
      </w:r>
      <w:r/>
    </w:p>
    <w:p>
      <w:pPr>
        <w:jc w:val="both"/>
      </w:pPr>
      <w:r>
        <w:rPr>
          <w:lang w:val="es-MX" w:eastAsia="es-MX"/>
        </w:rPr>
      </w:r>
      <w:r>
        <w:rPr>
          <w:lang w:val="es-MX" w:eastAsia="es-MX"/>
        </w:rPr>
        <mc:AlternateContent>
          <mc:Choice Requires="wpg">
            <w:drawing>
              <wp:inline xmlns:wp="http://schemas.openxmlformats.org/drawingml/2006/wordprocessingDrawing" distT="0" distB="0" distL="0" distR="0">
                <wp:extent cx="5589912" cy="32760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990631" name=""/>
                        <pic:cNvPicPr>
                          <a:picLocks noChangeAspect="1"/>
                        </pic:cNvPicPr>
                        <pic:nvPr/>
                      </pic:nvPicPr>
                      <pic:blipFill>
                        <a:blip r:embed="rId11"/>
                        <a:stretch/>
                      </pic:blipFill>
                      <pic:spPr bwMode="auto">
                        <a:xfrm flipH="0" flipV="0">
                          <a:off x="0" y="0"/>
                          <a:ext cx="5589911" cy="32760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40.15pt;height:257.96pt;mso-wrap-distance-left:0.00pt;mso-wrap-distance-top:0.00pt;mso-wrap-distance-right:0.00pt;mso-wrap-distance-bottom:0.00pt;" stroked="false">
                <v:path textboxrect="0,0,0,0"/>
                <v:imagedata r:id="rId11" o:title=""/>
              </v:shape>
            </w:pict>
          </mc:Fallback>
        </mc:AlternateContent>
      </w:r>
      <w:r>
        <w:rPr>
          <w:lang w:val="es-MX" w:eastAsia="es-MX"/>
        </w:rPr>
      </w:r>
      <w:r/>
    </w:p>
    <w:p>
      <w:pPr>
        <w:pStyle w:val="675"/>
      </w:pPr>
      <w:r>
        <w:t xml:space="preserve">Interfaz del apartado de Administración de Asistentes</w:t>
      </w:r>
      <w:r/>
    </w:p>
    <w:p>
      <w:pPr>
        <w:jc w:val="both"/>
      </w:pPr>
      <w:r>
        <w:t xml:space="preserve">Esta interfaz contará con un botón para la creación del asistente, el cual al ser presionado abrirá un men</w:t>
      </w:r>
      <w:r>
        <w:t xml:space="preserve">ú para la creación de un nuevo asistente como bien se muestra </w:t>
      </w:r>
      <w:r>
        <w:t xml:space="preserve">en imágenes posteriores, también contará con un campo de búsqueda para poder filtrar los asistentes, ya sea por su nombre, fecha de creación, descripción, conocimiento o estado. Cada asistente que sea creado mostrará en la tabla los campos que se observan </w:t>
      </w:r>
      <w:r>
        <w:t xml:space="preserve">y en el área de acción contará con un botón para realizar pruebas al asistente, a la derecha de el mismo un botón para editar el asistente creado el cual al presionarlo mostrará un menú de edición tal como se muestra en imágenes posteriores, por último en </w:t>
      </w:r>
      <w:r>
        <w:t xml:space="preserve">el extremo derecho se encuentra el botón de eliminar el cual elimina al asistente creado.</w:t>
      </w:r>
      <w:r/>
    </w:p>
    <w:p>
      <w:pPr>
        <w:pStyle w:val="675"/>
      </w:pPr>
      <w:r>
        <w:rPr>
          <w:lang w:val="es-MX" w:eastAsia="es-MX"/>
        </w:rPr>
        <mc:AlternateContent>
          <mc:Choice Requires="wpg">
            <w:drawing>
              <wp:inline xmlns:wp="http://schemas.openxmlformats.org/drawingml/2006/wordprocessingDrawing" distT="0" distB="0" distL="0" distR="0">
                <wp:extent cx="5616915" cy="32093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44176" name=""/>
                        <pic:cNvPicPr>
                          <a:picLocks noChangeAspect="1"/>
                        </pic:cNvPicPr>
                        <pic:nvPr/>
                      </pic:nvPicPr>
                      <pic:blipFill>
                        <a:blip r:embed="rId12"/>
                        <a:stretch/>
                      </pic:blipFill>
                      <pic:spPr bwMode="auto">
                        <a:xfrm>
                          <a:off x="0" y="0"/>
                          <a:ext cx="5616914" cy="32093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42.28pt;height:252.71pt;mso-wrap-distance-left:0.00pt;mso-wrap-distance-top:0.00pt;mso-wrap-distance-right:0.00pt;mso-wrap-distance-bottom:0.00pt;" stroked="false">
                <v:path textboxrect="0,0,0,0"/>
                <v:imagedata r:id="rId12" o:title=""/>
              </v:shape>
            </w:pict>
          </mc:Fallback>
        </mc:AlternateContent>
      </w:r>
      <w:r>
        <w:rPr>
          <w:rStyle w:val="855"/>
          <w:rFonts w:asciiTheme="minorHAnsi" w:hAnsiTheme="minorHAnsi" w:eastAsiaTheme="minorHAnsi" w:cstheme="minorBidi"/>
        </w:rPr>
      </w:r>
      <w:r/>
    </w:p>
    <w:p>
      <w:pPr>
        <w:pStyle w:val="675"/>
      </w:pPr>
      <w:r>
        <w:t xml:space="preserve">Interfaces de creación y edición del asistente</w:t>
      </w:r>
      <w:r/>
    </w:p>
    <w:p>
      <w:pPr>
        <w:jc w:val="both"/>
      </w:pPr>
      <w:r>
        <w:t xml:space="preserve">Estas interfaces muestran los campos nombre, descripción, archivos de conocimiento (Máximo 3 archivos de conocimiento para entrenar con ellos al asistente), imágenes (Máximo 3 imágenes ), por último contará con el botón de acción ya sea crear o editar</w:t>
      </w:r>
      <w:r/>
    </w:p>
    <w:p>
      <w:pPr>
        <w:jc w:val="both"/>
      </w:pPr>
      <w:r>
        <w:rPr>
          <w:lang w:val="es-MX" w:eastAsia="es-MX"/>
        </w:rPr>
        <mc:AlternateContent>
          <mc:Choice Requires="wpg">
            <w:drawing>
              <wp:inline xmlns:wp="http://schemas.openxmlformats.org/drawingml/2006/wordprocessingDrawing" distT="0" distB="0" distL="0" distR="0">
                <wp:extent cx="3026115" cy="32570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04486" name=""/>
                        <pic:cNvPicPr>
                          <a:picLocks noChangeAspect="1"/>
                        </pic:cNvPicPr>
                        <pic:nvPr/>
                      </pic:nvPicPr>
                      <pic:blipFill>
                        <a:blip r:embed="rId13"/>
                        <a:stretch/>
                      </pic:blipFill>
                      <pic:spPr bwMode="auto">
                        <a:xfrm>
                          <a:off x="0" y="0"/>
                          <a:ext cx="3026115" cy="325705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238.28pt;height:256.46pt;mso-wrap-distance-left:0.00pt;mso-wrap-distance-top:0.00pt;mso-wrap-distance-right:0.00pt;mso-wrap-distance-bottom:0.00pt;" stroked="false">
                <v:path textboxrect="0,0,0,0"/>
                <v:imagedata r:id="rId13" o:title=""/>
              </v:shape>
            </w:pict>
          </mc:Fallback>
        </mc:AlternateContent>
      </w:r>
      <w:r>
        <w:rPr>
          <w:lang w:val="es-MX" w:eastAsia="es-MX"/>
        </w:rPr>
        <mc:AlternateContent>
          <mc:Choice Requires="wpg">
            <w:drawing>
              <wp:inline xmlns:wp="http://schemas.openxmlformats.org/drawingml/2006/wordprocessingDrawing" distT="0" distB="0" distL="0" distR="0">
                <wp:extent cx="2812844" cy="33242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02498" name=""/>
                        <pic:cNvPicPr>
                          <a:picLocks noChangeAspect="1"/>
                        </pic:cNvPicPr>
                        <pic:nvPr/>
                      </pic:nvPicPr>
                      <pic:blipFill>
                        <a:blip r:embed="rId14"/>
                        <a:stretch/>
                      </pic:blipFill>
                      <pic:spPr bwMode="auto">
                        <a:xfrm>
                          <a:off x="0" y="0"/>
                          <a:ext cx="2812844" cy="33242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221.48pt;height:261.75pt;mso-wrap-distance-left:0.00pt;mso-wrap-distance-top:0.00pt;mso-wrap-distance-right:0.00pt;mso-wrap-distance-bottom:0.00pt;" stroked="false">
                <v:path textboxrect="0,0,0,0"/>
                <v:imagedata r:id="rId14" o:title=""/>
              </v:shape>
            </w:pict>
          </mc:Fallback>
        </mc:AlternateContent>
      </w:r>
      <w:r/>
    </w:p>
    <w:p>
      <w:pPr>
        <w:pStyle w:val="675"/>
      </w:pPr>
      <w:r>
        <w:t xml:space="preserve">R</w:t>
      </w:r>
      <w:r>
        <w:t xml:space="preserve">eutilización de Código:</w:t>
      </w:r>
      <w:r/>
    </w:p>
    <w:p>
      <w:pPr>
        <w:jc w:val="both"/>
      </w:pPr>
      <w:r>
        <w:t xml:space="preserve">En este caso no voy a reutilizar código de ninguna plataforma dado que las interfaces tienen especificaciones muy particulares. En el caso de la plataforma City Clean no uso su codigo dado que en esta plantilla se utiliza MaterialUI</w:t>
      </w:r>
      <w:r>
        <w:t xml:space="preserve"> la cual crea un bundle de Javascript demasiado grande </w:t>
      </w:r>
      <w:commentRangeStart w:id="0"/>
      <w:commentRangeStart w:id="1"/>
      <w:r>
        <w:t xml:space="preserve">para este proyecto que es más pequeño, otro de los motivos es que la plantilla de City Clean es extremadamente grande, lo que me reduciría tiempo de desarrollo tratando de entender alguno de sus compon</w:t>
      </w:r>
      <w:r>
        <w:t xml:space="preserve">entes y como implementarlo</w:t>
      </w:r>
      <w:del w:id="0" w:author="claudia" w:date="2023-10-31T15:48:12Z" oouserid="claudia">
        <w:r>
          <w:delText xml:space="preserve">s</w:delText>
        </w:r>
      </w:del>
      <w:r>
        <w:t xml:space="preserve">.</w:t>
      </w:r>
      <w:commentRangeEnd w:id="0"/>
      <w:commentRangeEnd w:id="1"/>
      <w:r>
        <w:commentReference w:id="0"/>
        <w:commentReference w:id="1"/>
      </w:r>
      <w:r>
        <w:rPr>
          <w:rStyle w:val="855"/>
        </w:rPr>
      </w:r>
      <w:r/>
    </w:p>
    <w:p>
      <w:pPr>
        <w:pStyle w:val="675"/>
      </w:pPr>
      <w:r>
        <w:t xml:space="preserve">Diagramas de Secuencia y Actividades de cada flujo del sistema</w:t>
      </w:r>
      <w:r/>
    </w:p>
    <w:p>
      <w:pPr>
        <w:pStyle w:val="677"/>
      </w:pPr>
      <w:r>
        <w:t xml:space="preserve">Creación de Asistente virtual</w:t>
      </w:r>
      <w:r/>
    </w:p>
    <w:p>
      <w:pPr>
        <w:jc w:val="both"/>
      </w:pPr>
      <w:r>
        <w:t xml:space="preserve">Como bien se observa en este flujo primeramente el usuario envía los datos del asistente que desea crear </w:t>
      </w:r>
      <w:r>
        <w:t xml:space="preserve">y la base de conocimiento que le va a otorgar, luego el sistema procesa el formulario, guarda la información en la base de datos, si hubo un error en el proceso notifica el error al usuario y de no haber ninguno entonces confirma la creación del asistente.</w:t>
      </w:r>
      <w:r/>
    </w:p>
    <w:p>
      <w:pPr>
        <w:pStyle w:val="678"/>
      </w:pPr>
      <w:r>
        <w:t xml:space="preserve">Diagrama de Secuencia</w:t>
      </w:r>
      <w:r/>
    </w:p>
    <w:p>
      <w:r>
        <w:rPr>
          <w:lang w:val="es-MX" w:eastAsia="es-MX"/>
        </w:rPr>
        <mc:AlternateContent>
          <mc:Choice Requires="wpg">
            <w:drawing>
              <wp:inline xmlns:wp="http://schemas.openxmlformats.org/drawingml/2006/wordprocessingDrawing" distT="0" distB="0" distL="0" distR="0">
                <wp:extent cx="5940425" cy="363497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29182" name=""/>
                        <pic:cNvPicPr>
                          <a:picLocks noChangeAspect="1"/>
                        </pic:cNvPicPr>
                        <pic:nvPr/>
                      </pic:nvPicPr>
                      <pic:blipFill>
                        <a:blip r:embed="rId15"/>
                        <a:stretch/>
                      </pic:blipFill>
                      <pic:spPr bwMode="auto">
                        <a:xfrm>
                          <a:off x="0" y="0"/>
                          <a:ext cx="5940424" cy="36349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67.75pt;height:286.22pt;mso-wrap-distance-left:0.00pt;mso-wrap-distance-top:0.00pt;mso-wrap-distance-right:0.00pt;mso-wrap-distance-bottom:0.00pt;" stroked="false">
                <v:path textboxrect="0,0,0,0"/>
                <v:imagedata r:id="rId15" o:title=""/>
              </v:shape>
            </w:pict>
          </mc:Fallback>
        </mc:AlternateContent>
      </w:r>
      <w:r>
        <w:rPr>
          <w:rStyle w:val="855"/>
        </w:rPr>
      </w:r>
      <w:r/>
    </w:p>
    <w:p>
      <w:pPr>
        <w:pStyle w:val="678"/>
      </w:pPr>
      <w:r>
        <w:t xml:space="preserve">Diagrama de Actividades</w:t>
      </w:r>
      <w:r/>
    </w:p>
    <w:p>
      <w:r>
        <w:rPr>
          <w:lang w:val="es-MX" w:eastAsia="es-MX"/>
        </w:rPr>
        <mc:AlternateContent>
          <mc:Choice Requires="wpg">
            <w:drawing>
              <wp:inline xmlns:wp="http://schemas.openxmlformats.org/drawingml/2006/wordprocessingDrawing" distT="0" distB="0" distL="0" distR="0">
                <wp:extent cx="5940425" cy="336052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41763" name=""/>
                        <pic:cNvPicPr>
                          <a:picLocks noChangeAspect="1"/>
                        </pic:cNvPicPr>
                        <pic:nvPr/>
                      </pic:nvPicPr>
                      <pic:blipFill>
                        <a:blip r:embed="rId16"/>
                        <a:stretch/>
                      </pic:blipFill>
                      <pic:spPr bwMode="auto">
                        <a:xfrm>
                          <a:off x="0" y="0"/>
                          <a:ext cx="5940424" cy="336052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67.75pt;height:264.61pt;mso-wrap-distance-left:0.00pt;mso-wrap-distance-top:0.00pt;mso-wrap-distance-right:0.00pt;mso-wrap-distance-bottom:0.00pt;" stroked="false">
                <v:path textboxrect="0,0,0,0"/>
                <v:imagedata r:id="rId16" o:title=""/>
              </v:shape>
            </w:pict>
          </mc:Fallback>
        </mc:AlternateContent>
      </w:r>
      <w:r>
        <w:rPr>
          <w:rStyle w:val="855"/>
        </w:rPr>
      </w:r>
      <w:r/>
    </w:p>
    <w:p>
      <w:pPr>
        <w:pStyle w:val="677"/>
      </w:pPr>
      <w:r>
        <w:t xml:space="preserve">Edición de Asistente Virtual</w:t>
      </w:r>
      <w:r/>
    </w:p>
    <w:p>
      <w:pPr>
        <w:jc w:val="both"/>
      </w:pPr>
      <w:r>
        <w:t xml:space="preserve">El usuario primeramente envía el formulario con los datos que desea cambiar o el conocimiento que le quiere adicionar al asistente, este formulario es procesado, se actualiza e</w:t>
      </w:r>
      <w:r>
        <w:t xml:space="preserve">n la base de datos el asistente, de ocurrir algún error en este proceso entonces se le notifica al usuario, de lo contrario se le notifica que no hubo ningún error retorna la confirmación de la edición correcta del asistente.</w:t>
      </w:r>
      <w:r/>
    </w:p>
    <w:p>
      <w:pPr>
        <w:pStyle w:val="678"/>
      </w:pPr>
      <w:r>
        <w:t xml:space="preserve">Diagrama de Secuencia</w:t>
      </w:r>
      <w:r>
        <w:br w:type="page" w:clear="all"/>
      </w:r>
      <w:r/>
    </w:p>
    <w:p>
      <w:r>
        <w:rPr>
          <w:lang w:val="es-MX" w:eastAsia="es-MX"/>
        </w:rPr>
        <mc:AlternateContent>
          <mc:Choice Requires="wpg">
            <w:drawing>
              <wp:inline xmlns:wp="http://schemas.openxmlformats.org/drawingml/2006/wordprocessingDrawing" distT="0" distB="0" distL="0" distR="0">
                <wp:extent cx="5371997" cy="36189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61012" name=""/>
                        <pic:cNvPicPr>
                          <a:picLocks noChangeAspect="1"/>
                        </pic:cNvPicPr>
                        <pic:nvPr/>
                      </pic:nvPicPr>
                      <pic:blipFill>
                        <a:blip r:embed="rId17"/>
                        <a:stretch/>
                      </pic:blipFill>
                      <pic:spPr bwMode="auto">
                        <a:xfrm>
                          <a:off x="0" y="0"/>
                          <a:ext cx="5371997" cy="36189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22.99pt;height:284.96pt;mso-wrap-distance-left:0.00pt;mso-wrap-distance-top:0.00pt;mso-wrap-distance-right:0.00pt;mso-wrap-distance-bottom:0.00pt;" stroked="false">
                <v:path textboxrect="0,0,0,0"/>
                <v:imagedata r:id="rId17" o:title=""/>
              </v:shape>
            </w:pict>
          </mc:Fallback>
        </mc:AlternateContent>
      </w:r>
      <w:r/>
    </w:p>
    <w:p>
      <w:pPr>
        <w:pStyle w:val="678"/>
      </w:pPr>
      <w:r>
        <w:t xml:space="preserve">Diagr</w:t>
      </w:r>
      <w:r>
        <w:t xml:space="preserve">ama de Actividades</w:t>
      </w:r>
      <w:r/>
    </w:p>
    <w:p>
      <w:r>
        <w:rPr>
          <w:lang w:val="es-MX" w:eastAsia="es-MX"/>
        </w:rPr>
        <mc:AlternateContent>
          <mc:Choice Requires="wpg">
            <w:drawing>
              <wp:inline xmlns:wp="http://schemas.openxmlformats.org/drawingml/2006/wordprocessingDrawing" distT="0" distB="0" distL="0" distR="0">
                <wp:extent cx="5940425" cy="230114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626805" name=""/>
                        <pic:cNvPicPr>
                          <a:picLocks noChangeAspect="1"/>
                        </pic:cNvPicPr>
                        <pic:nvPr/>
                      </pic:nvPicPr>
                      <pic:blipFill>
                        <a:blip r:embed="rId18"/>
                        <a:stretch/>
                      </pic:blipFill>
                      <pic:spPr bwMode="auto">
                        <a:xfrm>
                          <a:off x="0" y="0"/>
                          <a:ext cx="5940424" cy="23011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67.75pt;height:181.19pt;mso-wrap-distance-left:0.00pt;mso-wrap-distance-top:0.00pt;mso-wrap-distance-right:0.00pt;mso-wrap-distance-bottom:0.00pt;" stroked="false">
                <v:path textboxrect="0,0,0,0"/>
                <v:imagedata r:id="rId18" o:title=""/>
              </v:shape>
            </w:pict>
          </mc:Fallback>
        </mc:AlternateContent>
      </w:r>
      <w:r/>
    </w:p>
    <w:p>
      <w:pPr>
        <w:pStyle w:val="677"/>
      </w:pPr>
      <w:r>
        <w:t xml:space="preserve">Eliminación de un asistente</w:t>
      </w:r>
      <w:r/>
    </w:p>
    <w:p>
      <w:pPr>
        <w:jc w:val="both"/>
      </w:pPr>
      <w:r>
        <w:t xml:space="preserve">El usuario realiza la solicitud de eliminación de su asistente, el sistema procesa la solicitud, luego se elimina el asistente de la base de datos, si ocurre algún error entonces este es notificado al usuari</w:t>
      </w:r>
      <w:r>
        <w:t xml:space="preserve">o, de lo contrario se elimina el asistente y se le notifica al usuario.</w:t>
      </w:r>
      <w:r/>
    </w:p>
    <w:p>
      <w:pPr>
        <w:pStyle w:val="678"/>
      </w:pPr>
      <w:r>
        <w:t xml:space="preserve">Diagrama de Secuencia</w:t>
      </w:r>
      <w:r/>
    </w:p>
    <w:p>
      <w:r>
        <w:rPr>
          <w:lang w:val="es-MX" w:eastAsia="es-MX"/>
        </w:rPr>
        <mc:AlternateContent>
          <mc:Choice Requires="wpg">
            <w:drawing>
              <wp:inline xmlns:wp="http://schemas.openxmlformats.org/drawingml/2006/wordprocessingDrawing" distT="0" distB="0" distL="0" distR="0">
                <wp:extent cx="5620046" cy="392776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71274" name=""/>
                        <pic:cNvPicPr>
                          <a:picLocks noChangeAspect="1"/>
                        </pic:cNvPicPr>
                        <pic:nvPr/>
                      </pic:nvPicPr>
                      <pic:blipFill>
                        <a:blip r:embed="rId19"/>
                        <a:stretch/>
                      </pic:blipFill>
                      <pic:spPr bwMode="auto">
                        <a:xfrm>
                          <a:off x="0" y="0"/>
                          <a:ext cx="5620046" cy="392776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442.52pt;height:309.27pt;mso-wrap-distance-left:0.00pt;mso-wrap-distance-top:0.00pt;mso-wrap-distance-right:0.00pt;mso-wrap-distance-bottom:0.00pt;" stroked="false">
                <v:path textboxrect="0,0,0,0"/>
                <v:imagedata r:id="rId19" o:title=""/>
              </v:shape>
            </w:pict>
          </mc:Fallback>
        </mc:AlternateContent>
      </w:r>
      <w:r/>
    </w:p>
    <w:p>
      <w:pPr>
        <w:pStyle w:val="678"/>
      </w:pPr>
      <w:r>
        <w:t xml:space="preserve">Diagrama de Actividades</w:t>
      </w:r>
      <w:r/>
    </w:p>
    <w:p>
      <w:pPr>
        <w:pStyle w:val="678"/>
        <w:jc w:val="center"/>
      </w:pPr>
      <w:r>
        <w:rPr>
          <w:lang w:val="es-MX" w:eastAsia="es-MX"/>
        </w:rPr>
        <mc:AlternateContent>
          <mc:Choice Requires="wpg">
            <w:drawing>
              <wp:inline xmlns:wp="http://schemas.openxmlformats.org/drawingml/2006/wordprocessingDrawing" distT="0" distB="0" distL="0" distR="0">
                <wp:extent cx="3362325" cy="24098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18226" name=""/>
                        <pic:cNvPicPr>
                          <a:picLocks noChangeAspect="1"/>
                        </pic:cNvPicPr>
                        <pic:nvPr/>
                      </pic:nvPicPr>
                      <pic:blipFill>
                        <a:blip r:embed="rId20"/>
                        <a:stretch/>
                      </pic:blipFill>
                      <pic:spPr bwMode="auto">
                        <a:xfrm>
                          <a:off x="0" y="0"/>
                          <a:ext cx="3362324" cy="24098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264.75pt;height:189.75pt;mso-wrap-distance-left:0.00pt;mso-wrap-distance-top:0.00pt;mso-wrap-distance-right:0.00pt;mso-wrap-distance-bottom:0.00pt;" stroked="false">
                <v:path textboxrect="0,0,0,0"/>
                <v:imagedata r:id="rId20" o:title=""/>
              </v:shape>
            </w:pict>
          </mc:Fallback>
        </mc:AlternateContent>
      </w:r>
      <w:r>
        <w:br w:type="page" w:clear="all"/>
      </w:r>
      <w:r/>
    </w:p>
    <w:p>
      <w:pPr>
        <w:pStyle w:val="677"/>
      </w:pPr>
      <w:r>
        <w:t xml:space="preserve">Visualizar Asistentes Creados</w:t>
      </w:r>
      <w:r/>
    </w:p>
    <w:p>
      <w:pPr>
        <w:pStyle w:val="678"/>
      </w:pPr>
      <w:r>
        <w:t xml:space="preserve">Diagrama de Secuencia</w:t>
      </w:r>
      <w:r/>
    </w:p>
    <w:p>
      <w:pPr>
        <w:jc w:val="both"/>
      </w:pPr>
      <w:r>
        <w:t xml:space="preserve">En este flujo el usuario presiona el apartado de Administrar Asistentes de el sistema, luego de esto el sistema recupera los asistentes creados y su información de la base de datos, de haber algún problema en la ejecución de esta demanda se arroja un mensa</w:t>
      </w:r>
      <w:r>
        <w:t xml:space="preserve">je de error, de lo contrario se le muestra al usuario en la tabla el listado de asistentes.</w:t>
      </w:r>
      <w:r/>
    </w:p>
    <w:p>
      <w:pPr>
        <w:pStyle w:val="677"/>
      </w:pPr>
      <w:r>
        <w:rPr>
          <w:lang w:val="es-MX" w:eastAsia="es-MX"/>
        </w:rPr>
        <mc:AlternateContent>
          <mc:Choice Requires="wpg">
            <w:drawing>
              <wp:inline xmlns:wp="http://schemas.openxmlformats.org/drawingml/2006/wordprocessingDrawing" distT="0" distB="0" distL="0" distR="0">
                <wp:extent cx="5940425" cy="481298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23626" name=""/>
                        <pic:cNvPicPr>
                          <a:picLocks noChangeAspect="1"/>
                        </pic:cNvPicPr>
                        <pic:nvPr/>
                      </pic:nvPicPr>
                      <pic:blipFill>
                        <a:blip r:embed="rId21"/>
                        <a:stretch/>
                      </pic:blipFill>
                      <pic:spPr bwMode="auto">
                        <a:xfrm>
                          <a:off x="0" y="0"/>
                          <a:ext cx="5940424" cy="481298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67.75pt;height:378.98pt;mso-wrap-distance-left:0.00pt;mso-wrap-distance-top:0.00pt;mso-wrap-distance-right:0.00pt;mso-wrap-distance-bottom:0.00pt;" stroked="false">
                <v:path textboxrect="0,0,0,0"/>
                <v:imagedata r:id="rId21" o:title=""/>
              </v:shape>
            </w:pict>
          </mc:Fallback>
        </mc:AlternateContent>
      </w:r>
      <w:r/>
    </w:p>
    <w:p>
      <w:pPr>
        <w:pStyle w:val="678"/>
      </w:pPr>
      <w:r>
        <w:t xml:space="preserve">Diagrama de Actividades</w:t>
      </w:r>
      <w:r/>
    </w:p>
    <w:p>
      <w:pPr>
        <w:pStyle w:val="678"/>
        <w:jc w:val="center"/>
      </w:pPr>
      <w:r>
        <w:rPr>
          <w:lang w:val="es-MX" w:eastAsia="es-MX"/>
        </w:rPr>
        <mc:AlternateContent>
          <mc:Choice Requires="wpg">
            <w:drawing>
              <wp:inline xmlns:wp="http://schemas.openxmlformats.org/drawingml/2006/wordprocessingDrawing" distT="0" distB="0" distL="0" distR="0">
                <wp:extent cx="3238500" cy="19621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89944" name=""/>
                        <pic:cNvPicPr>
                          <a:picLocks noChangeAspect="1"/>
                        </pic:cNvPicPr>
                        <pic:nvPr/>
                      </pic:nvPicPr>
                      <pic:blipFill>
                        <a:blip r:embed="rId22"/>
                        <a:stretch/>
                      </pic:blipFill>
                      <pic:spPr bwMode="auto">
                        <a:xfrm>
                          <a:off x="0" y="0"/>
                          <a:ext cx="3238499" cy="19621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255.00pt;height:154.50pt;mso-wrap-distance-left:0.00pt;mso-wrap-distance-top:0.00pt;mso-wrap-distance-right:0.00pt;mso-wrap-distance-bottom:0.00pt;" stroked="false">
                <v:path textboxrect="0,0,0,0"/>
                <v:imagedata r:id="rId22" o:title=""/>
              </v:shape>
            </w:pict>
          </mc:Fallback>
        </mc:AlternateContent>
      </w:r>
      <w:r>
        <w:br w:type="page" w:clear="all"/>
      </w:r>
      <w:r/>
    </w:p>
    <w:p>
      <w:pPr>
        <w:pStyle w:val="677"/>
      </w:pPr>
      <w:r>
        <w:t xml:space="preserve">Inicio de Sesión con Google</w:t>
      </w:r>
      <w:r/>
    </w:p>
    <w:p>
      <w:pPr>
        <w:jc w:val="both"/>
      </w:pPr>
      <w:r>
        <w:t xml:space="preserve">La primera acción del usuario es presionar el botón de inicio de sesión con Google, luego este es redirigid</w:t>
      </w:r>
      <w:r>
        <w:t xml:space="preserve">o a la vista de selección de cuentas de Google, si el usuario no posee una cuenta entonces debe solicitar crear una cuenta en Google, si ya posee una pero no se encuentra logeado con la misma entonces primeramente tiene que iniciar sesión con su cuenta, pa</w:t>
      </w:r>
      <w:r>
        <w:t xml:space="preserve">ra luego autorizar su inicio de sesión en el sistema, si la autoriza entonces Google procesa la información de la autenticación, y luego se redirige el usuario a la pagina de el sistema y se le muestra una confirmación de su inicio de sesión satisfactorio.</w:t>
      </w:r>
      <w:r/>
    </w:p>
    <w:p>
      <w:pPr>
        <w:pStyle w:val="678"/>
      </w:pPr>
      <w:r>
        <w:t xml:space="preserve">Diagrama de Secuencia</w:t>
      </w:r>
      <w:r/>
    </w:p>
    <w:p>
      <w:pPr>
        <w:pStyle w:val="677"/>
      </w:pPr>
      <w:r>
        <w:rPr>
          <w:lang w:val="es-MX" w:eastAsia="es-MX"/>
        </w:rPr>
        <mc:AlternateContent>
          <mc:Choice Requires="wpg">
            <w:drawing>
              <wp:inline xmlns:wp="http://schemas.openxmlformats.org/drawingml/2006/wordprocessingDrawing" distT="0" distB="0" distL="0" distR="0">
                <wp:extent cx="5881192" cy="340631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61666" name=""/>
                        <pic:cNvPicPr>
                          <a:picLocks noChangeAspect="1"/>
                        </pic:cNvPicPr>
                        <pic:nvPr/>
                      </pic:nvPicPr>
                      <pic:blipFill>
                        <a:blip r:embed="rId23"/>
                        <a:stretch/>
                      </pic:blipFill>
                      <pic:spPr bwMode="auto">
                        <a:xfrm>
                          <a:off x="0" y="0"/>
                          <a:ext cx="5881191" cy="34063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63.09pt;height:268.21pt;mso-wrap-distance-left:0.00pt;mso-wrap-distance-top:0.00pt;mso-wrap-distance-right:0.00pt;mso-wrap-distance-bottom:0.00pt;" stroked="false">
                <v:path textboxrect="0,0,0,0"/>
                <v:imagedata r:id="rId23" o:title=""/>
              </v:shape>
            </w:pict>
          </mc:Fallback>
        </mc:AlternateContent>
      </w:r>
      <w:r/>
    </w:p>
    <w:p>
      <w:pPr>
        <w:pStyle w:val="678"/>
      </w:pPr>
      <w:r>
        <w:t xml:space="preserve">Diagrama de Actividades</w:t>
      </w:r>
      <w:r/>
    </w:p>
    <w:p>
      <w:r>
        <w:rPr>
          <w:lang w:val="es-MX" w:eastAsia="es-MX"/>
        </w:rPr>
        <mc:AlternateContent>
          <mc:Choice Requires="wpg">
            <w:drawing>
              <wp:inline xmlns:wp="http://schemas.openxmlformats.org/drawingml/2006/wordprocessingDrawing" distT="0" distB="0" distL="0" distR="0">
                <wp:extent cx="5940425" cy="213977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49578" name=""/>
                        <pic:cNvPicPr>
                          <a:picLocks noChangeAspect="1"/>
                        </pic:cNvPicPr>
                        <pic:nvPr/>
                      </pic:nvPicPr>
                      <pic:blipFill>
                        <a:blip r:embed="rId24"/>
                        <a:stretch/>
                      </pic:blipFill>
                      <pic:spPr bwMode="auto">
                        <a:xfrm>
                          <a:off x="0" y="0"/>
                          <a:ext cx="5940424" cy="21397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67.75pt;height:168.49pt;mso-wrap-distance-left:0.00pt;mso-wrap-distance-top:0.00pt;mso-wrap-distance-right:0.00pt;mso-wrap-distance-bottom:0.00pt;" stroked="false">
                <v:path textboxrect="0,0,0,0"/>
                <v:imagedata r:id="rId24" o:title=""/>
              </v:shape>
            </w:pict>
          </mc:Fallback>
        </mc:AlternateContent>
      </w:r>
      <w:r/>
    </w:p>
    <w:p>
      <w:r/>
      <w:r/>
    </w:p>
    <w:p>
      <w:r>
        <w:br w:type="page" w:clear="all"/>
      </w:r>
      <w:r/>
    </w:p>
    <w:p>
      <w:pPr>
        <w:pStyle w:val="677"/>
      </w:pPr>
      <w:r>
        <w:t xml:space="preserve">Inicio de sesión de Usuario</w:t>
      </w:r>
      <w:r/>
    </w:p>
    <w:p>
      <w:pPr>
        <w:jc w:val="both"/>
      </w:pPr>
      <w:r>
        <w:t xml:space="preserve">En el comienzo de este flujo el usuario ingresa sus credenciales, el sistema procede luego a verificar las credenciales ingresadas, de no coincidir con alguna de las que está</w:t>
      </w:r>
      <w:r>
        <w:t xml:space="preserve"> en la base de datos, entonces envía la respuesta de credenciales incorrectas, de lo contrario retorna la confirmación del inicio de sesión satisfactorio.</w:t>
      </w:r>
      <w:r/>
    </w:p>
    <w:p>
      <w:pPr>
        <w:pStyle w:val="678"/>
      </w:pPr>
      <w:r>
        <w:t xml:space="preserve">Diagrama de Secuencia</w:t>
      </w:r>
      <w:r/>
    </w:p>
    <w:p>
      <w:pPr>
        <w:pStyle w:val="677"/>
      </w:pPr>
      <w:r>
        <w:rPr>
          <w:lang w:val="es-MX" w:eastAsia="es-MX"/>
        </w:rPr>
        <mc:AlternateContent>
          <mc:Choice Requires="wpg">
            <w:drawing>
              <wp:inline xmlns:wp="http://schemas.openxmlformats.org/drawingml/2006/wordprocessingDrawing" distT="0" distB="0" distL="0" distR="0">
                <wp:extent cx="5940425" cy="41816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05944" name=""/>
                        <pic:cNvPicPr>
                          <a:picLocks noChangeAspect="1"/>
                        </pic:cNvPicPr>
                        <pic:nvPr/>
                      </pic:nvPicPr>
                      <pic:blipFill>
                        <a:blip r:embed="rId25"/>
                        <a:stretch/>
                      </pic:blipFill>
                      <pic:spPr bwMode="auto">
                        <a:xfrm>
                          <a:off x="0" y="0"/>
                          <a:ext cx="5940424" cy="41816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467.75pt;height:329.26pt;mso-wrap-distance-left:0.00pt;mso-wrap-distance-top:0.00pt;mso-wrap-distance-right:0.00pt;mso-wrap-distance-bottom:0.00pt;" stroked="false">
                <v:path textboxrect="0,0,0,0"/>
                <v:imagedata r:id="rId25" o:title=""/>
              </v:shape>
            </w:pict>
          </mc:Fallback>
        </mc:AlternateContent>
      </w:r>
      <w:r/>
    </w:p>
    <w:p>
      <w:pPr>
        <w:pStyle w:val="678"/>
      </w:pPr>
      <w:r>
        <w:t xml:space="preserve">Diagrama de Actividades</w:t>
      </w:r>
      <w:r/>
    </w:p>
    <w:p>
      <w:r>
        <w:rPr>
          <w:lang w:val="es-MX" w:eastAsia="es-MX"/>
        </w:rPr>
        <mc:AlternateContent>
          <mc:Choice Requires="wpg">
            <w:drawing>
              <wp:inline xmlns:wp="http://schemas.openxmlformats.org/drawingml/2006/wordprocessingDrawing" distT="0" distB="0" distL="0" distR="0">
                <wp:extent cx="5940425" cy="254821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49900" name=""/>
                        <pic:cNvPicPr>
                          <a:picLocks noChangeAspect="1"/>
                        </pic:cNvPicPr>
                        <pic:nvPr/>
                      </pic:nvPicPr>
                      <pic:blipFill>
                        <a:blip r:embed="rId26"/>
                        <a:stretch/>
                      </pic:blipFill>
                      <pic:spPr bwMode="auto">
                        <a:xfrm>
                          <a:off x="0" y="0"/>
                          <a:ext cx="5940424" cy="25482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467.75pt;height:200.65pt;mso-wrap-distance-left:0.00pt;mso-wrap-distance-top:0.00pt;mso-wrap-distance-right:0.00pt;mso-wrap-distance-bottom:0.00pt;" stroked="false">
                <v:path textboxrect="0,0,0,0"/>
                <v:imagedata r:id="rId26" o:title=""/>
              </v:shape>
            </w:pict>
          </mc:Fallback>
        </mc:AlternateContent>
      </w:r>
      <w:r/>
    </w:p>
    <w:p>
      <w:pPr>
        <w:pStyle w:val="677"/>
      </w:pPr>
      <w:r>
        <w:t xml:space="preserve">Registro de Usuario</w:t>
      </w:r>
      <w:r/>
    </w:p>
    <w:p>
      <w:r>
        <w:t xml:space="preserve">Primeramente el usuario rellena</w:t>
      </w:r>
      <w:r>
        <w:t xml:space="preserve"> el formulario de registro el cual le pide el correo, la contraseña y le pide que confirme la contraseña, luego se verifican los datos y la disponibilidad de ese usuario en la base de datos teniendo en cuenta como parámetro el correo proporcionado, si el u</w:t>
      </w:r>
      <w:r>
        <w:t xml:space="preserve">suario ya está  registrado, emite un error y se lo notifica al usuario, de lo contrario se registra y luego envía la notificación de el registro exitoso.</w:t>
      </w:r>
      <w:r/>
    </w:p>
    <w:p>
      <w:pPr>
        <w:pStyle w:val="678"/>
      </w:pPr>
      <w:r>
        <w:t xml:space="preserve">Diagrama de Secuencia</w:t>
      </w:r>
      <w:r/>
    </w:p>
    <w:p>
      <w:pPr>
        <w:pStyle w:val="677"/>
      </w:pPr>
      <w:r>
        <w:rPr>
          <w:lang w:val="es-MX" w:eastAsia="es-MX"/>
        </w:rPr>
        <mc:AlternateContent>
          <mc:Choice Requires="wpg">
            <w:drawing>
              <wp:inline xmlns:wp="http://schemas.openxmlformats.org/drawingml/2006/wordprocessingDrawing" distT="0" distB="0" distL="0" distR="0">
                <wp:extent cx="5940425" cy="537467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28847" name=""/>
                        <pic:cNvPicPr>
                          <a:picLocks noChangeAspect="1"/>
                        </pic:cNvPicPr>
                        <pic:nvPr/>
                      </pic:nvPicPr>
                      <pic:blipFill>
                        <a:blip r:embed="rId27"/>
                        <a:stretch/>
                      </pic:blipFill>
                      <pic:spPr bwMode="auto">
                        <a:xfrm>
                          <a:off x="0" y="0"/>
                          <a:ext cx="5940424" cy="53746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467.75pt;height:423.20pt;mso-wrap-distance-left:0.00pt;mso-wrap-distance-top:0.00pt;mso-wrap-distance-right:0.00pt;mso-wrap-distance-bottom:0.00pt;" stroked="false">
                <v:path textboxrect="0,0,0,0"/>
                <v:imagedata r:id="rId27" o:title=""/>
              </v:shape>
            </w:pict>
          </mc:Fallback>
        </mc:AlternateContent>
      </w:r>
      <w:r/>
    </w:p>
    <w:p>
      <w:r>
        <w:br w:type="page" w:clear="all"/>
      </w:r>
      <w:r/>
    </w:p>
    <w:p>
      <w:pPr>
        <w:pStyle w:val="678"/>
      </w:pPr>
      <w:r>
        <w:t xml:space="preserve">Diagrama de Actividades</w:t>
      </w:r>
      <w:r/>
    </w:p>
    <w:p>
      <w:r>
        <w:rPr>
          <w:lang w:val="es-MX" w:eastAsia="es-MX"/>
        </w:rPr>
        <mc:AlternateContent>
          <mc:Choice Requires="wpg">
            <w:drawing>
              <wp:inline xmlns:wp="http://schemas.openxmlformats.org/drawingml/2006/wordprocessingDrawing" distT="0" distB="0" distL="0" distR="0">
                <wp:extent cx="5940425" cy="252471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80576" name=""/>
                        <pic:cNvPicPr>
                          <a:picLocks noChangeAspect="1"/>
                        </pic:cNvPicPr>
                        <pic:nvPr/>
                      </pic:nvPicPr>
                      <pic:blipFill>
                        <a:blip r:embed="rId28"/>
                        <a:srcRect l="0" t="2109" r="0" b="0"/>
                        <a:stretch/>
                      </pic:blipFill>
                      <pic:spPr bwMode="auto">
                        <a:xfrm>
                          <a:off x="0" y="0"/>
                          <a:ext cx="5940424" cy="252471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467.75pt;height:198.80pt;mso-wrap-distance-left:0.00pt;mso-wrap-distance-top:0.00pt;mso-wrap-distance-right:0.00pt;mso-wrap-distance-bottom:0.00pt;" stroked="false">
                <v:path textboxrect="0,0,0,0"/>
                <v:imagedata r:id="rId28" o:title=""/>
              </v:shape>
            </w:pict>
          </mc:Fallback>
        </mc:AlternateContent>
      </w:r>
      <w:r/>
    </w:p>
    <w:p>
      <w:pPr>
        <w:pStyle w:val="675"/>
      </w:pPr>
      <w:r>
        <w:t xml:space="preserve">Diagrama de Estructura de Generación de Preguntas </w:t>
      </w:r>
      <w:r>
        <w:t xml:space="preserve">y Respuestas con Llama</w:t>
      </w:r>
      <w:r/>
    </w:p>
    <w:p>
      <w:pPr>
        <w:pStyle w:val="675"/>
      </w:pPr>
      <w:r>
        <w:rPr>
          <w:lang w:val="es-MX" w:eastAsia="es-MX"/>
        </w:rPr>
        <mc:AlternateContent>
          <mc:Choice Requires="wpg">
            <w:drawing>
              <wp:inline xmlns:wp="http://schemas.openxmlformats.org/drawingml/2006/wordprocessingDrawing" distT="0" distB="0" distL="0" distR="0">
                <wp:extent cx="5855832" cy="325670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16872" name=""/>
                        <pic:cNvPicPr>
                          <a:picLocks noChangeAspect="1"/>
                        </pic:cNvPicPr>
                        <pic:nvPr/>
                      </pic:nvPicPr>
                      <pic:blipFill>
                        <a:blip r:embed="rId29"/>
                        <a:stretch/>
                      </pic:blipFill>
                      <pic:spPr bwMode="auto">
                        <a:xfrm>
                          <a:off x="0" y="0"/>
                          <a:ext cx="5855832" cy="32567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461.09pt;height:256.43pt;mso-wrap-distance-left:0.00pt;mso-wrap-distance-top:0.00pt;mso-wrap-distance-right:0.00pt;mso-wrap-distance-bottom:0.00pt;" stroked="false">
                <v:path textboxrect="0,0,0,0"/>
                <v:imagedata r:id="rId29" o:title=""/>
              </v:shape>
            </w:pict>
          </mc:Fallback>
        </mc:AlternateContent>
      </w:r>
      <w:r/>
    </w:p>
    <w:p>
      <w:pPr>
        <w:pStyle w:val="675"/>
      </w:pPr>
      <w:r>
        <w:t xml:space="preserve">Propuesta de ChitChat para todos los asistentes</w:t>
      </w:r>
      <w:r/>
    </w:p>
    <w:p>
      <w:pPr>
        <w:rPr>
          <w:highlight w:val="none"/>
        </w:rPr>
      </w:pPr>
      <w:r>
        <w:t xml:space="preserve">Esta propuesta sería básicamente una plantilla inicial con la cual contarían todos los asistentes que sean creados en la plataforma.</w:t>
      </w:r>
      <w:r>
        <w:rPr>
          <w:highlight w:val="none"/>
        </w:rPr>
      </w:r>
      <w:r>
        <w:rPr>
          <w:highlight w:val="none"/>
        </w:rPr>
      </w:r>
    </w:p>
    <w:p>
      <w:pPr>
        <w:rPr>
          <w:highlight w:val="none"/>
        </w:rPr>
      </w:pPr>
      <w:r>
        <w:rPr>
          <w:highlight w:val="none"/>
        </w:rPr>
        <w:t xml:space="preserve">Esta sería la plantilla del asistente en lenguaje español.</w:t>
      </w:r>
      <w:r>
        <w:rPr>
          <w:highlight w:val="none"/>
        </w:rPr>
      </w:r>
      <w:r>
        <w:rPr>
          <w:highlight w:val="none"/>
        </w:rPr>
      </w:r>
    </w:p>
    <w:p>
      <w:pPr>
        <w:rPr>
          <w:highlight w:val="none"/>
        </w:rPr>
      </w:pPr>
      <w:r>
        <w:t xml:space="preserve">Usuario: ¡Hola!</w:t>
      </w:r>
      <w:r>
        <w:rPr>
          <w:highlight w:val="none"/>
        </w:rPr>
      </w:r>
    </w:p>
    <w:p>
      <w:r>
        <w:t xml:space="preserve">Asistente: ¡Hola! ¿En qué puedo ayudarte hoy?</w:t>
      </w:r>
      <w:r/>
    </w:p>
    <w:p>
      <w:r>
        <w:t xml:space="preserve">Usuario: Adiós</w:t>
      </w:r>
      <w:r/>
    </w:p>
    <w:p>
      <w:r/>
      <w:commentRangeStart w:id="2"/>
      <w:r>
        <w:t xml:space="preserve">Asistente: Adiós, ha sido un placer atenderte hoy.</w:t>
      </w:r>
      <w:r/>
    </w:p>
    <w:p>
      <w:r/>
      <w:r/>
    </w:p>
    <w:p>
      <w:r>
        <w:t xml:space="preserve">Saludos:</w:t>
      </w:r>
      <w:r/>
    </w:p>
    <w:p>
      <w:r>
        <w:t xml:space="preserve">1. ¡Hola! ¿En qué puedo ayudarte hoy?</w:t>
      </w:r>
      <w:r/>
    </w:p>
    <w:p>
      <w:r>
        <w:t xml:space="preserve">2. Buenos días, ¿cómo puedo ayudarte?</w:t>
      </w:r>
      <w:r/>
    </w:p>
    <w:p>
      <w:r>
        <w:t xml:space="preserve">3. ¡Hola! Es un placer estar aquí para asistirte.</w:t>
      </w:r>
      <w:r/>
    </w:p>
    <w:p>
      <w:r>
        <w:t xml:space="preserve">4. ¡Hola</w:t>
      </w:r>
      <w:r>
        <w:t xml:space="preserve">! ¿En qué puedo colaborar contigo en este día?</w:t>
      </w:r>
      <w:r/>
    </w:p>
    <w:p>
      <w:r>
        <w:t xml:space="preserve">5. ¡Saludos! ¿Cómo puedo ser de utilidad hoy?</w:t>
      </w:r>
      <w:r/>
    </w:p>
    <w:p>
      <w:r/>
      <w:r/>
    </w:p>
    <w:p>
      <w:r>
        <w:t xml:space="preserve">Despedidas:</w:t>
      </w:r>
      <w:r/>
    </w:p>
    <w:p>
      <w:r>
        <w:t xml:space="preserve">1. ¡Hasta luego! Si necesitas algo más, no dudes en preguntar.</w:t>
      </w:r>
      <w:r/>
    </w:p>
    <w:p>
      <w:r>
        <w:t xml:space="preserve">2. Que tengas un excelente día. ¡Adiós!</w:t>
      </w:r>
      <w:r/>
    </w:p>
    <w:p>
      <w:r>
        <w:t xml:space="preserve">3. ¡Hasta pronto! Estoy aquí si necesitas más a</w:t>
      </w:r>
      <w:r>
        <w:t xml:space="preserve">yuda en el futuro.</w:t>
      </w:r>
      <w:r/>
    </w:p>
    <w:p>
      <w:r>
        <w:t xml:space="preserve">4. Ha sido un placer asistirte. ¡Adiós y que tengas un </w:t>
      </w:r>
      <w:commentRangeEnd w:id="2"/>
      <w:r>
        <w:commentReference w:id="2"/>
      </w:r>
      <w:r>
        <w:t xml:space="preserve">buen día!</w:t>
      </w:r>
      <w:r/>
    </w:p>
    <w:p>
      <w:pPr>
        <w:rPr>
          <w:ins w:id="1" w:author="claudia" w:date="2023-11-02T00:09:03Z" oouserid="claudia"/>
          <w:highlight w:val="none"/>
        </w:rPr>
      </w:pPr>
      <w:r>
        <w:t xml:space="preserve">5. ¡Adiós! Espero haber sido útil. Si tienes más consultas, estaré aquí para ayudarte.</w:t>
      </w:r>
      <w:ins w:id="2" w:author="claudia" w:date="2023-11-02T00:09:03Z" oouserid="claudia">
        <w:r>
          <w:rPr>
            <w:highlight w:val="none"/>
          </w:rPr>
        </w:r>
      </w:ins>
    </w:p>
    <w:p>
      <w:pPr>
        <w:rPr>
          <w14:ligatures w14:val="none"/>
        </w:rPr>
      </w:pPr>
      <w:r>
        <w:rPr>
          <w14:ligatures w14:val="none"/>
        </w:rPr>
      </w:r>
      <w:r>
        <w:rPr>
          <w14:ligatures w14:val="none"/>
        </w:rPr>
      </w:r>
      <w:r>
        <w:rPr>
          <w14:ligatures w14:val="none"/>
        </w:rPr>
      </w:r>
    </w:p>
    <w:p>
      <w:pPr>
        <w:rPr>
          <w:highlight w:val="none"/>
          <w14:ligatures w14:val="none"/>
        </w:rPr>
      </w:pPr>
      <w:r>
        <w:rPr>
          <w:highlight w:val="none"/>
        </w:rPr>
        <w:t xml:space="preserve">Esta sería la plantilla en inglés.</w:t>
      </w:r>
      <w:r>
        <w:rPr>
          <w14:ligatures w14:val="none"/>
        </w:rPr>
      </w:r>
      <w:r>
        <w:rPr>
          <w:highlight w:val="none"/>
          <w14:ligatures w14:val="none"/>
        </w:rPr>
      </w:r>
    </w:p>
    <w:p>
      <w:r>
        <w:rPr>
          <w:highlight w:val="none"/>
        </w:rPr>
        <w:t xml:space="preserve">User: Hello! Assistant: Hello! How can I assist you today? User: Goodbye Assistant: Goodbye, it has been a pleasure serving you today.</w:t>
      </w:r>
      <w:r>
        <w:rPr>
          <w:highlight w:val="none"/>
        </w:rPr>
      </w:r>
      <w:r/>
    </w:p>
    <w:p>
      <w:r>
        <w:rPr>
          <w:highlight w:val="none"/>
        </w:rPr>
      </w:r>
      <w:r>
        <w:rPr>
          <w:highlight w:val="none"/>
        </w:rPr>
      </w:r>
      <w:r/>
    </w:p>
    <w:p>
      <w:r>
        <w:rPr>
          <w:highlight w:val="none"/>
        </w:rPr>
        <w:t xml:space="preserve">Greetings:</w:t>
      </w:r>
      <w:r>
        <w:rPr>
          <w:highlight w:val="none"/>
        </w:rPr>
      </w:r>
      <w:r/>
    </w:p>
    <w:p>
      <w:r>
        <w:rPr>
          <w:highlight w:val="none"/>
        </w:rPr>
        <w:t xml:space="preserve">1. Hello! How can I assist you today?</w:t>
      </w:r>
      <w:r>
        <w:rPr>
          <w:highlight w:val="none"/>
        </w:rPr>
      </w:r>
      <w:r/>
    </w:p>
    <w:p>
      <w:r>
        <w:rPr>
          <w:highlight w:val="none"/>
        </w:rPr>
        <w:t xml:space="preserve">2. Good morning, how may I assist you?</w:t>
      </w:r>
      <w:r>
        <w:rPr>
          <w:highlight w:val="none"/>
        </w:rPr>
      </w:r>
      <w:r/>
    </w:p>
    <w:p>
      <w:r>
        <w:rPr>
          <w:highlight w:val="none"/>
        </w:rPr>
        <w:t xml:space="preserve">3. Hello! It's a pleasure to be here to assist you.</w:t>
      </w:r>
      <w:r>
        <w:rPr>
          <w:highlight w:val="none"/>
        </w:rPr>
      </w:r>
      <w:r/>
    </w:p>
    <w:p>
      <w:pPr>
        <w:rPr>
          <w:highlight w:val="none"/>
        </w:rPr>
      </w:pPr>
      <w:r>
        <w:rPr>
          <w:highlight w:val="none"/>
        </w:rPr>
        <w:t xml:space="preserve">4. </w:t>
      </w:r>
      <w:r>
        <w:rPr>
          <w:highlight w:val="none"/>
        </w:rPr>
        <w:t xml:space="preserve">Hello! How can I collaborate with you today?</w:t>
      </w:r>
      <w:r>
        <w:rPr>
          <w:highlight w:val="none"/>
        </w:rPr>
      </w:r>
      <w:r>
        <w:rPr>
          <w:highlight w:val="none"/>
        </w:rPr>
      </w:r>
    </w:p>
    <w:p>
      <w:pPr>
        <w:rPr>
          <w:highlight w:val="none"/>
        </w:rPr>
      </w:pPr>
      <w:r>
        <w:rPr>
          <w:highlight w:val="none"/>
        </w:rPr>
        <w:t xml:space="preserve">5. Greetings! How can I be of service today?</w:t>
      </w:r>
      <w:r>
        <w:rPr>
          <w:highlight w:val="none"/>
        </w:rPr>
      </w:r>
      <w:r>
        <w:rPr>
          <w:highlight w:val="none"/>
        </w:rPr>
      </w:r>
    </w:p>
    <w:p>
      <w:pPr>
        <w:rPr>
          <w:highlight w:val="none"/>
        </w:rPr>
      </w:pPr>
      <w:r>
        <w:rPr>
          <w:highlight w:val="none"/>
        </w:rPr>
      </w:r>
      <w:r>
        <w:rPr>
          <w:highlight w:val="none"/>
        </w:rPr>
      </w:r>
      <w:r>
        <w:rPr>
          <w:highlight w:val="none"/>
        </w:rPr>
      </w:r>
    </w:p>
    <w:p>
      <w:pPr>
        <w:rPr>
          <w:highlight w:val="none"/>
        </w:rPr>
      </w:pPr>
      <w:r>
        <w:rPr>
          <w:highlight w:val="none"/>
        </w:rPr>
        <w:t xml:space="preserve">Farewells:</w:t>
      </w:r>
      <w:r>
        <w:rPr>
          <w:highlight w:val="none"/>
        </w:rPr>
      </w:r>
      <w:r>
        <w:rPr>
          <w:highlight w:val="none"/>
        </w:rPr>
      </w:r>
    </w:p>
    <w:p>
      <w:r>
        <w:rPr>
          <w:highlight w:val="none"/>
        </w:rPr>
        <w:t xml:space="preserve">1. See you later! If you need anything else, do not hesitate to ask.</w:t>
      </w:r>
      <w:r>
        <w:rPr>
          <w:highlight w:val="none"/>
        </w:rPr>
      </w:r>
      <w:r/>
    </w:p>
    <w:p>
      <w:r>
        <w:rPr>
          <w:highlight w:val="none"/>
        </w:rPr>
        <w:t xml:space="preserve">2. Have a great day. Goodbye!</w:t>
      </w:r>
      <w:r>
        <w:rPr>
          <w:highlight w:val="none"/>
        </w:rPr>
      </w:r>
      <w:r/>
    </w:p>
    <w:p>
      <w:r>
        <w:rPr>
          <w:highlight w:val="none"/>
        </w:rPr>
        <w:t xml:space="preserve">3. See you soon! I am here if you need more help in the future.</w:t>
      </w:r>
      <w:r>
        <w:rPr>
          <w:highlight w:val="none"/>
        </w:rPr>
      </w:r>
      <w:r/>
    </w:p>
    <w:p>
      <w:r>
        <w:rPr>
          <w:highlight w:val="none"/>
        </w:rPr>
        <w:t xml:space="preserve">4. It has been a pleasure assisting you. Goodbye and have a good day!</w:t>
      </w:r>
      <w:r>
        <w:rPr>
          <w:highlight w:val="none"/>
        </w:rPr>
      </w:r>
      <w:r/>
    </w:p>
    <w:p>
      <w:r>
        <w:rPr>
          <w:highlight w:val="none"/>
        </w:rPr>
        <w:t xml:space="preserve">5. Goodbye! I hope I have been helpful. If you have more queries, I will be here to assist you.</w:t>
      </w:r>
      <w:r>
        <w:rPr>
          <w:highlight w:val="none"/>
        </w:rPr>
      </w:r>
      <w:r/>
    </w:p>
    <w:p>
      <w:pPr>
        <w:pStyle w:val="675"/>
        <w:rPr>
          <w:highlight w:val="none"/>
        </w:rPr>
      </w:pPr>
      <w:r>
        <w:t xml:space="preserve">Análisis crítico de las obsolescencias de la tesis de Ernesto Duvalón</w:t>
      </w:r>
      <w:r>
        <w:rPr>
          <w:highlight w:val="none"/>
        </w:rPr>
      </w:r>
    </w:p>
    <w:p>
      <w:pPr>
        <w:jc w:val="both"/>
      </w:pPr>
      <w:r>
        <w:t xml:space="preserve">A lo largo de e</w:t>
      </w:r>
      <w:r>
        <w:t xml:space="preserve">ste año se ha realizado un gran avance en la inteligencia artificial, y como era de esperar el campo de el procesamiento del lenguaje natural, ha tenido un avance directamente proporcional al avance de la IA</w:t>
      </w:r>
      <w:r>
        <w:t xml:space="preserve">. En el caso de la forma en la que se generan las</w:t>
      </w:r>
      <w:r>
        <w:t xml:space="preserve"> preguntas y respuestas, </w:t>
      </w:r>
      <w:r>
        <w:t xml:space="preserve">esta sería muy laboriosa</w:t>
      </w:r>
      <w:r>
        <w:t xml:space="preserve">, porque en este caso, se utilizarían dos modelos, un generador de preguntas y un generador de respuestas, otro punto a tener en cuenta es que estos modelos no tienen la capacidad de análisi</w:t>
      </w:r>
      <w:r>
        <w:t xml:space="preserve">s que tienen los largos modelos del lenguaje como Llama 2 entonces las preguntas generadas siempre tendrán un formato predeterminado, por último la cantidad de parámetros con la que ha sido entrenado el modelo utilizado en esa tesis es de 248 Millones, mie</w:t>
      </w:r>
      <w:r>
        <w:t xml:space="preserve">ntras que el modelo de Llama 2 que se va a utilizar tiene 7 Billones de parámetros y este cuenta con el reconocimiento de varios idiomas, cosa de </w:t>
      </w:r>
      <w:r>
        <w:t xml:space="preserve">la cual el modelo de bert carece.</w:t>
      </w:r>
      <w:r>
        <w:rPr>
          <w:rStyle w:val="855"/>
        </w:rPr>
      </w:r>
      <w:r/>
    </w:p>
    <w:p>
      <w:pPr>
        <w:pStyle w:val="675"/>
      </w:pPr>
      <w:r>
        <w:t xml:space="preserve">Porqué Llama 2 sobre los otros LLM</w:t>
      </w:r>
      <w:r/>
    </w:p>
    <w:p>
      <w:pPr>
        <w:jc w:val="both"/>
      </w:pPr>
      <w:r>
        <w:t xml:space="preserve">Se podría pensar que la elección de Llama</w:t>
      </w:r>
      <w:r>
        <w:t xml:space="preserve"> se basa en que es Open Source, pero no, la realidad es que Llama frente a modelos como GPT-3.5, PALM y FALCON, tiene un rendimiento bastante adecuado y las métricas que se muestran a continuación lo demuestran.</w:t>
      </w:r>
      <w:r>
        <w:rPr>
          <w:rStyle w:val="855"/>
        </w:rPr>
      </w:r>
      <w:r/>
    </w:p>
    <w:p>
      <w:pPr>
        <w:jc w:val="both"/>
      </w:pPr>
      <w:r>
        <w:t xml:space="preserve">Si comparamos a Llama 2 con Falcon, como bien se observa en la siguiente fo</w:t>
      </w:r>
      <w:r>
        <w:t xml:space="preserve">to, en el caso de los modelos de 7Billones de parámetros Llama tiene casi el doble de puntuación en MMLU </w:t>
      </w:r>
      <w:r>
        <w:t xml:space="preserve">(Massive Multitask Language Understanding) métrica que se utiliza para medir cuán bien un modelo de lenguaje a gran escala (LLM) comprende el lenguaje </w:t>
      </w:r>
      <w:r>
        <w:t xml:space="preserve">y puede resolver problemas con el conocimiento adquirido durante su entrenamiento</w:t>
      </w:r>
      <w:r>
        <w:t xml:space="preserve">.</w:t>
      </w:r>
      <w:r>
        <w:br w:type="page" w:clear="all"/>
      </w:r>
      <w:r/>
    </w:p>
    <w:p>
      <w:r>
        <w:rPr>
          <w:lang w:val="es-MX" w:eastAsia="es-MX"/>
        </w:rPr>
      </w:r>
      <w:r>
        <mc:AlternateContent>
          <mc:Choice Requires="wpg">
            <w:drawing>
              <wp:inline xmlns:wp="http://schemas.openxmlformats.org/drawingml/2006/wordprocessingDrawing" distT="0" distB="0" distL="0" distR="0">
                <wp:extent cx="5940425" cy="2398446"/>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70054" name=""/>
                        <pic:cNvPicPr>
                          <a:picLocks noChangeAspect="1"/>
                        </pic:cNvPicPr>
                        <pic:nvPr/>
                      </pic:nvPicPr>
                      <pic:blipFill>
                        <a:blip r:embed="rId30"/>
                        <a:stretch/>
                      </pic:blipFill>
                      <pic:spPr bwMode="auto">
                        <a:xfrm>
                          <a:off x="0" y="0"/>
                          <a:ext cx="5940424" cy="239844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467.75pt;height:188.85pt;mso-wrap-distance-left:0.00pt;mso-wrap-distance-top:0.00pt;mso-wrap-distance-right:0.00pt;mso-wrap-distance-bottom:0.00pt;" stroked="false">
                <v:path textboxrect="0,0,0,0"/>
                <v:imagedata r:id="rId30" o:title=""/>
              </v:shape>
            </w:pict>
          </mc:Fallback>
        </mc:AlternateContent>
      </w:r>
      <w:r>
        <w:rPr>
          <w:lang w:val="es-MX" w:eastAsia="es-MX"/>
        </w:rPr>
      </w:r>
      <w:r/>
    </w:p>
    <w:p>
      <w:pPr>
        <w:jc w:val="center"/>
        <w:rPr>
          <w:b/>
          <w:bCs/>
        </w:rPr>
      </w:pPr>
      <w:r>
        <w:t xml:space="preserve">Tabla comparativa entre los modelos de Falcon y Llama  </w:t>
      </w:r>
      <w:r>
        <w:fldChar w:fldCharType="begin"/>
        <w:instrText xml:space="preserve"> ADDIN ZOTERO_CITATION {"citationItems":[{"id":"HRFDXRQA","type":"post-weblog","title":"Brief Review — Llama 2: Open Foundation and Fine-Tuned Ch</w:instrText>
      </w:r>
      <w:r>
        <w:instrText xml:space="preserve">at Models","container-title":"Medium","abstract":"Llama 2, Open Source and Released","URL":"https://sh-tsang.medium.com/brief-review-llama-2-open-foundation-and-fine-tuned-chat-models-6666eb8b56b7","shortTitle":"Brief Review — Llama 2","language":"en","aut</w:instrText>
      </w:r>
      <w:r>
        <w:instrText xml:space="preserve">hor":[{"family":"Tsang","given":"Sik-Ho"}],"issued":{"date-parts":[[2023,8,5]]},"accessed":{"date-parts":[[2023,10,28]]},"userID":"12642822","index":2,"short-title":"Brief Review — Llama 2","title-short":"Brief Review — Llama 2","suppress-author":false}]} </w:instrText>
      </w:r>
      <w:r>
        <w:fldChar w:fldCharType="separate"/>
      </w:r>
      <w:r>
        <w:t xml:space="preserve">[2]</w:t>
      </w:r>
      <w:r>
        <w:fldChar w:fldCharType="end"/>
      </w:r>
      <w:r>
        <w:rPr>
          <w:b/>
          <w:bCs/>
        </w:rPr>
      </w:r>
      <w:r>
        <w:rPr>
          <w:b/>
          <w:bCs/>
        </w:rPr>
      </w:r>
    </w:p>
    <w:p>
      <w:pPr>
        <w:jc w:val="both"/>
      </w:pPr>
      <w:r>
        <w:t xml:space="preserve">En la próxima imagen, se observa como pese a que el modelo Llama 2 70 billones pese a ser el que menor puntuación tiene de sus contrincantes PALM 1, PALM 2, GPT-3.5, GPT-4, se muestra muy cercano en sus métricas a estos modelos.</w:t>
      </w:r>
      <w:r>
        <w:t xml:space="preserve"> </w:t>
      </w:r>
      <w:r>
        <w:rPr>
          <w:rStyle w:val="855"/>
        </w:rPr>
      </w:r>
      <w:r/>
    </w:p>
    <w:p>
      <w:r>
        <w:rPr>
          <w:lang w:val="es-MX" w:eastAsia="es-MX"/>
        </w:rPr>
      </w:r>
      <w:r>
        <mc:AlternateContent>
          <mc:Choice Requires="wpg">
            <w:drawing>
              <wp:inline xmlns:wp="http://schemas.openxmlformats.org/drawingml/2006/wordprocessingDrawing" distT="0" distB="0" distL="0" distR="0">
                <wp:extent cx="5940425" cy="1589063"/>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09786" name=""/>
                        <pic:cNvPicPr>
                          <a:picLocks noChangeAspect="1"/>
                        </pic:cNvPicPr>
                        <pic:nvPr/>
                      </pic:nvPicPr>
                      <pic:blipFill>
                        <a:blip r:embed="rId31"/>
                        <a:stretch/>
                      </pic:blipFill>
                      <pic:spPr bwMode="auto">
                        <a:xfrm>
                          <a:off x="0" y="0"/>
                          <a:ext cx="5940424" cy="158906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67.75pt;height:125.12pt;mso-wrap-distance-left:0.00pt;mso-wrap-distance-top:0.00pt;mso-wrap-distance-right:0.00pt;mso-wrap-distance-bottom:0.00pt;" stroked="false">
                <v:path textboxrect="0,0,0,0"/>
                <v:imagedata r:id="rId31" o:title=""/>
              </v:shape>
            </w:pict>
          </mc:Fallback>
        </mc:AlternateContent>
      </w:r>
      <w:r>
        <w:rPr>
          <w:lang w:val="es-MX" w:eastAsia="es-MX"/>
        </w:rPr>
      </w:r>
      <w:r/>
    </w:p>
    <w:p>
      <w:pPr>
        <w:jc w:val="center"/>
      </w:pPr>
      <w:r>
        <w:t xml:space="preserve">Tabla </w:t>
      </w:r>
      <w:r>
        <w:t xml:space="preserve">comparativa entre Llama2, PaLM, PaLM2, GPT-3.5 y GPT-4 </w:t>
      </w:r>
      <w:r>
        <w:fldChar w:fldCharType="begin"/>
        <w:instrText xml:space="preserve"> ADDIN ZOTERO_CITATION {"citationItems":[{"id":"HRFDXRQA","type":"post-weblog","title":"Brief Review — Llama 2: Open Foundation and Fine-Tuned Ch</w:instrText>
      </w:r>
      <w:r>
        <w:instrText xml:space="preserve">at Models","container-title":"Medium","abstract":"Llama 2, Open Source and Released","URL":"https://sh-tsang.medium.com/brief-review-llama-2-open-foundation-and-fine-tuned-chat-models-6666eb8b56b7","shortTitle":"Brief Review — Llama 2","language":"en","aut</w:instrText>
      </w:r>
      <w:r>
        <w:instrText xml:space="preserve">hor":[{"family":"Tsang","given":"Sik-Ho"}],"issued":{"date-parts":[[2023,8,5]]},"accessed":{"date-parts":[[2023,10,28]]},"userID":"12642822","index":2,"short-title":"Brief Review — Llama 2","title-short":"Brief Review — Llama 2","suppress-author":false}]} </w:instrText>
      </w:r>
      <w:r>
        <w:fldChar w:fldCharType="separate"/>
      </w:r>
      <w:r>
        <w:t xml:space="preserve">[2]</w:t>
      </w:r>
      <w:r>
        <w:fldChar w:fldCharType="end"/>
      </w:r>
      <w:r>
        <w:rPr>
          <w:rStyle w:val="855"/>
        </w:rPr>
      </w:r>
      <w:r/>
    </w:p>
    <w:p>
      <w:pPr>
        <w:jc w:val="both"/>
        <w:rPr>
          <w:rStyle w:val="855"/>
          <w:highlight w:val="none"/>
        </w:rPr>
      </w:pPr>
      <w:r>
        <w:t xml:space="preserve">Por último, el motivo de peso por el </w:t>
      </w:r>
      <w:r>
        <w:t xml:space="preserve">cual elijo</w:t>
      </w:r>
      <w:r>
        <w:t xml:space="preserve"> a </w:t>
      </w:r>
      <w:r>
        <w:t xml:space="preserve">Llama 2 para el desarrollo de esta tesis es que se le puede realizar fine-tuning para lograr que el modelo realice el proceso de generación de preguntas y respuestas con una mayor precisión. </w:t>
      </w:r>
      <w:commentRangeStart w:id="3"/>
      <w:r>
        <w:t xml:space="preserve">Además, este proceso se podría llevar a cabo de forma local</w:t>
      </w:r>
      <w:r>
        <w:t xml:space="preserve">, ya que los requisitos de hardware de este modelo permiten ejecutarlo sin necesidad de una GPU</w:t>
      </w:r>
      <w:commentRangeEnd w:id="3"/>
      <w:r>
        <w:commentReference w:id="3"/>
      </w:r>
      <w:r>
        <w:t xml:space="preserve">. </w:t>
      </w:r>
      <w:commentRangeStart w:id="4"/>
      <w:r>
        <w:t xml:space="preserve">Estos dos aspectos son importantes, ya que los modelos anteriormente mencionados carecen de ellos, algunos modelos no permiten el fine-</w:t>
      </w:r>
      <w:r>
        <w:t xml:space="preserve">tuning por su licencia, mientras que otros son muy costosos en cuanto a recursos de hardware </w:t>
      </w:r>
      <w:r>
        <w:fldChar w:fldCharType="begin"/>
        <w:instrText xml:space="preserve"> ADDIN ZOTERO_CITATION {"citationItems":[{"id":"9TE7G7ZT",</w:instrText>
      </w:r>
      <w:r>
        <w:instrText xml:space="preserve">"type":"webpage","title":"Top Large Language Models (LLMs): GPT-4, LLaMA 2, Mistral 7B, ChatGPT, and More","container-title":"Vectara","abstract":"The top large language models along with recommendations for when to use each based upon needs like API, tuna</w:instrText>
      </w:r>
      <w:r>
        <w:instrText xml:space="preserve">ble, or fully hosted. Updated regularly.","URL":"https://vectara.com/top-large-language-models-llms-gpt-4-llama-gato-bloom-and-when-to-choose-one-over-the-other/","shortTitle":"Top Large Language Models (LLMs)","language":"en-US","author":[{"family":"Kazi"</w:instrText>
      </w:r>
      <w:r>
        <w:instrText xml:space="preserve">,"given":"Suleman"}],"issued":{"date-parts":[[2023,10,17]]},"accessed":{"date-parts":[[2023,11,2]]},"userID":"12642822","index":3,"short-title":"Top Large Language Models (LLMs)","title-short":"Top Large Language Models (LLMs)","suppress-author":false}]} </w:instrText>
        <w:fldChar w:fldCharType="separate"/>
      </w:r>
      <w:r>
        <w:t xml:space="preserve">[3]</w:t>
      </w:r>
      <w:r>
        <w:fldChar w:fldCharType="end"/>
      </w:r>
      <w:r>
        <w:t xml:space="preserve">.</w:t>
      </w:r>
      <w:commentRangeEnd w:id="4"/>
      <w:r>
        <w:commentReference w:id="4"/>
      </w:r>
      <w:r>
        <w:br w:type="page" w:clear="all"/>
      </w:r>
      <w:r>
        <w:rPr>
          <w:rStyle w:val="855"/>
          <w:highlight w:val="none"/>
        </w:rPr>
      </w:r>
      <w:r>
        <w:rPr>
          <w:rStyle w:val="855"/>
          <w:highlight w:val="none"/>
        </w:rPr>
      </w:r>
    </w:p>
    <w:p>
      <w:pPr>
        <w:pStyle w:val="674"/>
        <w:rPr>
          <w:lang w:val="en-US"/>
        </w:rPr>
      </w:pPr>
      <w:r>
        <w:rPr>
          <w:lang w:val="en-US"/>
        </w:rPr>
        <w:t xml:space="preserve">Referencias Bibliográficas</w:t>
      </w:r>
      <w:r>
        <w:rPr>
          <w:lang w:val="en-US"/>
        </w:rPr>
      </w:r>
      <w:r>
        <w:rPr>
          <w:lang w:val="en-US"/>
        </w:rPr>
      </w:r>
    </w:p>
    <w:p>
      <w:r>
        <w:fldChar w:fldCharType="begin"/>
        <w:instrText xml:space="preserve"> ADDIN ZOTERO_BIBLIOGRAPHY </w:instrText>
      </w:r>
      <w:r>
        <w:fldChar w:fldCharType="separate"/>
      </w:r>
      <w:r>
        <w:t xml:space="preserve">    [1]jrgarciadev, “NextUI - Beautiful, fast and modern React UI Library,” NextUI. Accessed: Nov. 01, 2023. [Online]. Available: https://nextui.org</w:t>
      </w:r>
      <w:r>
        <w:br/>
        <w:t xml:space="preserve">  </w:t>
        <w:br/>
        <w:t xml:space="preserve">    [2</w:t>
      </w:r>
      <w:r>
        <w:t xml:space="preserve">]S.-H. Tsang, “Brief Review — Llama 2: Open Foundation and Fine-Tuned Chat Models,” Medium. Accessed: Oct. 28, 2023. [Online]. Available: https://sh-tsang.medium.com/brief-review-llama-2-open-foundation-and-fine-tuned-chat-models-6666eb8b56b7</w:t>
        <w:br/>
        <w:t xml:space="preserve">  </w:t>
        <w:br/>
        <w:t xml:space="preserve">    [3]S. </w:t>
      </w:r>
      <w:r>
        <w:t xml:space="preserve">Kazi, “Top Large Language Models (LLMs): GPT-4, LLaMA 2, Mistral 7B, ChatGPT, and More,” Vectara. Accessed: Nov. 02, 2023. [Online]. Available: https://vectara.com/top-large-language-models-llms-gpt-4-llama-gato-bloom-and-when-to-choose-one-over-the-other</w:t>
        <w:br/>
      </w:r>
      <w:r>
        <w:fldChar w:fldCharType="end"/>
      </w:r>
      <w:r>
        <w:rPr>
          <w:lang w:val="en-US"/>
        </w:rPr>
      </w:r>
      <w:r/>
    </w:p>
    <w:p>
      <w:pPr>
        <w:jc w:val="both"/>
        <w:rPr>
          <w:lang w:val="en-US"/>
        </w:rPr>
      </w:pPr>
      <w:r>
        <w:rPr>
          <w:lang w:val="en-US"/>
        </w:rPr>
      </w:r>
      <w:r>
        <w:rPr>
          <w:lang w:val="en-US"/>
        </w:rPr>
      </w:r>
      <w:r>
        <w:rPr>
          <w:lang w:val="en-US"/>
        </w:rPr>
      </w:r>
    </w:p>
    <w:p>
      <w:pPr>
        <w:jc w:val="both"/>
        <w:rPr>
          <w:lang w:val="en-US"/>
        </w:rPr>
      </w:pPr>
      <w:r>
        <w:rPr>
          <w:lang w:val="en-US"/>
        </w:rPr>
      </w:r>
      <w:r>
        <w:rPr>
          <w:lang w:val="en-US"/>
        </w:rPr>
      </w:r>
      <w:r>
        <w:rPr>
          <w:lang w:val="en-US"/>
        </w:rPr>
      </w:r>
    </w:p>
    <w:p>
      <w:pPr>
        <w:jc w:val="both"/>
        <w:rPr>
          <w:lang w:val="en-US"/>
        </w:rPr>
      </w:pPr>
      <w:r>
        <w:rPr>
          <w:lang w:val="en-US"/>
        </w:rPr>
      </w:r>
      <w:r>
        <w:rPr>
          <w:lang w:val="en-US"/>
        </w:rPr>
      </w:r>
      <w:r>
        <w:rPr>
          <w:lang w:val="en-US"/>
        </w:rPr>
      </w:r>
    </w:p>
    <w:p>
      <w:pPr>
        <w:jc w:val="both"/>
        <w:rPr>
          <w:lang w:val="en-US"/>
        </w:rPr>
      </w:pPr>
      <w:r>
        <w:rPr>
          <w:lang w:val="en-US"/>
        </w:rPr>
      </w:r>
      <w:r>
        <w:rPr>
          <w:lang w:val="en-US"/>
        </w:rPr>
      </w:r>
      <w:r>
        <w:rPr>
          <w:lang w:val="en-US"/>
        </w:rPr>
      </w:r>
    </w:p>
    <w:sectPr>
      <w:footnotePr/>
      <w:endnotePr/>
      <w:type w:val="nextPage"/>
      <w:pgSz w:w="11906" w:h="16838" w:orient="portrait"/>
      <w:pgMar w:top="1134" w:right="850" w:bottom="1134" w:left="1701" w:header="709" w:footer="709" w:gutter="0"/>
      <w:cols w:num="1" w:sep="0" w:space="708" w:equalWidth="1"/>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Dionis" w:date="2023-10-30T19:31:00Z" w:initials="D">
    <w:p w14:paraId="00000001" w14:textId="00000001">
      <w:pPr>
        <w:spacing w:line="240" w:after="0" w:lineRule="auto" w:before="0"/>
        <w:ind w:firstLine="0" w:left="0" w:right="0"/>
        <w:jc w:val="left"/>
      </w:pPr>
      <w:r>
        <w:rPr>
          <w:rFonts w:eastAsia="Arial" w:ascii="Arial" w:hAnsi="Arial" w:cs="Arial"/>
          <w:sz w:val="22"/>
        </w:rPr>
        <w:t xml:space="preserve">REFERENCIA.</w:t>
      </w:r>
    </w:p>
  </w:comment>
  <w:comment w:id="3" w:author="Dionis" w:date="2023-10-30T19:30:00Z" w:initials="D">
    <w:p w14:paraId="00000002" w14:textId="00000002">
      <w:pPr>
        <w:spacing w:line="240" w:after="0" w:lineRule="auto" w:before="0"/>
        <w:ind w:firstLine="0" w:left="0" w:right="0"/>
        <w:jc w:val="left"/>
      </w:pPr>
      <w:r>
        <w:rPr>
          <w:rFonts w:eastAsia="Arial" w:ascii="Arial" w:hAnsi="Arial" w:cs="Arial"/>
          <w:sz w:val="22"/>
        </w:rPr>
        <w:t xml:space="preserve">Aquí debes pensar en la idea de como será en producción no en un notebook.</w:t>
      </w:r>
    </w:p>
  </w:comment>
  <w:comment w:id="2" w:author="Dionis" w:date="2023-10-30T19:27:00Z" w:initials="D">
    <w:p w14:paraId="00000003" w14:textId="00000003">
      <w:pPr>
        <w:spacing w:line="240" w:after="0" w:lineRule="auto" w:before="0"/>
        <w:ind w:firstLine="0" w:left="0" w:right="0"/>
        <w:jc w:val="left"/>
      </w:pPr>
      <w:r>
        <w:rPr>
          <w:rFonts w:eastAsia="Arial" w:ascii="Arial" w:hAnsi="Arial" w:cs="Arial"/>
          <w:sz w:val="22"/>
        </w:rPr>
        <w:t xml:space="preserve">Ok genial aquí la propuesta hazla para el ingles también y ahorramos trabajo.</w:t>
      </w:r>
    </w:p>
  </w:comment>
  <w:comment w:id="0" w:author="Dionis" w:date="2023-10-30T19:22:00Z" w:initials="D">
    <w:p w14:paraId="00000004" w14:textId="00000004">
      <w:pPr>
        <w:spacing w:line="240" w:after="0" w:lineRule="auto" w:before="0"/>
        <w:ind w:firstLine="0" w:left="0" w:right="0"/>
        <w:jc w:val="left"/>
      </w:pPr>
      <w:r>
        <w:rPr>
          <w:rFonts w:eastAsia="Arial" w:ascii="Arial" w:hAnsi="Arial" w:cs="Arial"/>
          <w:sz w:val="22"/>
        </w:rPr>
        <w:t xml:space="preserve">Sigo sugieriendote que revises bien porque ahí hay cosas como las peticiones, se suben imagens y la parte del Backend ya estaba hecha, Esto de hacerlo todo desde 0 no creo que nos ayude mucho y siempre va hacer mucho tiempo. </w:t>
      </w:r>
    </w:p>
    <w:p w14:paraId="00000005" w14:textId="00000005">
      <w:pPr>
        <w:spacing w:line="240" w:after="0" w:lineRule="auto" w:before="0"/>
        <w:ind w:firstLine="0" w:left="0" w:right="0"/>
        <w:jc w:val="left"/>
      </w:pPr>
      <w:r>
        <w:rPr>
          <w:rFonts w:eastAsia="Arial" w:ascii="Arial" w:hAnsi="Arial" w:cs="Arial"/>
          <w:sz w:val="22"/>
        </w:rPr>
        <w:t xml:space="preserve"/>
      </w:r>
    </w:p>
    <w:p w14:paraId="00000006" w14:textId="00000006">
      <w:pPr>
        <w:spacing w:line="240" w:after="0" w:lineRule="auto" w:before="0"/>
        <w:ind w:firstLine="0" w:left="0" w:right="0"/>
        <w:jc w:val="left"/>
      </w:pPr>
      <w:r>
        <w:rPr>
          <w:rFonts w:eastAsia="Arial" w:ascii="Arial" w:hAnsi="Arial" w:cs="Arial"/>
          <w:sz w:val="22"/>
        </w:rPr>
        <w:t xml:space="preserve">Cuando nos veamos me explicas y demuestras lo de la plantilla demasido grande y demás.</w:t>
      </w:r>
    </w:p>
  </w:comment>
  <w:comment w:id="1" w:author="claudia" w:date="2023-10-31T11:40:07Z" w:initials="c">
    <w:p w14:paraId="00000007" w14:textId="00000007">
      <w:pPr>
        <w:spacing w:line="240" w:after="0" w:lineRule="auto" w:before="0"/>
        <w:ind w:firstLine="0" w:left="0" w:right="0"/>
        <w:jc w:val="left"/>
      </w:pPr>
      <w:r>
        <w:rPr>
          <w:rFonts w:eastAsia="Arial" w:ascii="Arial" w:hAnsi="Arial" w:cs="Arial"/>
          <w:sz w:val="22"/>
        </w:rPr>
        <w:t xml:space="preserve">Como bien sabe, el backend de city clean es distinto por lo cual las peticiones desde el front son distintas, lo que estoy pensando reutilizar ciertos componentes.</w:t>
      </w:r>
    </w:p>
  </w:comment>
</w:comments>
</file>

<file path=word/commentsDocument.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ionis" w:date="2023-10-30T19:29:00Z" w:initials="D">
    <w:p w14:paraId="00000001" w14:textId="00000001">
      <w:pPr>
        <w:spacing w:line="240" w:after="0" w:lineRule="auto" w:before="0"/>
        <w:ind w:firstLine="0" w:left="0" w:right="0"/>
        <w:jc w:val="left"/>
      </w:pPr>
      <w:r>
        <w:rPr>
          <w:rFonts w:eastAsia="Arial" w:ascii="Arial" w:hAnsi="Arial" w:cs="Arial"/>
          <w:sz w:val="22"/>
        </w:rPr>
        <w:t xml:space="preserve">OJOOO las comparaciones las debes hacer en cuanto a la tarea de generacion de preguntas y rspuestas y como lo reflejas no parece que sea en esa tarea</w:t>
      </w:r>
    </w:p>
    <w:p w14:paraId="00000002" w14:textId="00000002">
      <w:pPr>
        <w:spacing w:line="240" w:after="0" w:lineRule="auto" w:before="0"/>
        <w:ind w:firstLine="0" w:left="0" w:right="0"/>
        <w:jc w:val="left"/>
      </w:pPr>
      <w:r>
        <w:rPr>
          <w:rFonts w:eastAsia="Arial" w:ascii="Arial" w:hAnsi="Arial" w:cs="Arial"/>
          <w:sz w:val="22"/>
        </w:rPr>
        <w:t xml:space="preserve">A que se refgiene en la imagen a X-Shot</w:t>
      </w:r>
    </w:p>
    <w:p w14:paraId="00000003" w14:textId="00000003">
      <w:pPr>
        <w:spacing w:line="240" w:after="0" w:lineRule="auto" w:before="0"/>
        <w:ind w:firstLine="0" w:left="0" w:right="0"/>
        <w:jc w:val="left"/>
      </w:pPr>
      <w:r>
        <w:rPr>
          <w:rFonts w:eastAsia="Arial" w:ascii="Arial" w:hAnsi="Arial" w:cs="Arial"/>
          <w:sz w:val="22"/>
        </w:rPr>
        <w:t xml:space="preserve">La tabla esta chiquita porque no la rediseñas tu porque se ve mal editada en la imagen</w:t>
      </w:r>
    </w:p>
  </w:comment>
  <w:comment w:id="1" w:author="claudia" w:date="2023-11-01T20:56:02Z" w:initials="c">
    <w:p w14:paraId="00000004" w14:textId="00000004">
      <w:pPr>
        <w:spacing w:line="240" w:after="0" w:lineRule="auto" w:before="0"/>
        <w:ind w:firstLine="0" w:left="0" w:right="0"/>
        <w:jc w:val="left"/>
      </w:pPr>
      <w:r>
        <w:rPr>
          <w:rFonts w:eastAsia="Arial" w:ascii="Arial" w:hAnsi="Arial" w:cs="Arial"/>
          <w:sz w:val="22"/>
        </w:rPr>
        <w:t xml:space="preserve">En el articulo donde la encontre tenia mala calidad, la pase por una web que la mejora, y mejoró bastante</w:t>
      </w:r>
    </w:p>
  </w:comment>
  <w:comment w:id="2" w:author="Dionis" w:date="2023-10-30T19:28:00Z" w:initials="D">
    <w:p w14:paraId="00000005" w14:textId="00000005">
      <w:pPr>
        <w:spacing w:line="240" w:after="0" w:lineRule="auto" w:before="0"/>
        <w:ind w:firstLine="0" w:left="0" w:right="0"/>
        <w:jc w:val="left"/>
      </w:pPr>
      <w:r>
        <w:rPr>
          <w:rFonts w:eastAsia="Arial" w:ascii="Arial" w:hAnsi="Arial" w:cs="Arial"/>
          <w:sz w:val="22"/>
        </w:rPr>
        <w:t xml:space="preserve">REFERENCIA</w:t>
      </w:r>
    </w:p>
  </w:comment>
  <w:comment w:id="3" w:author="Dionis" w:date="2023-10-30T19:24:00Z" w:initials="D">
    <w:p w14:paraId="00000006" w14:textId="00000006">
      <w:pPr>
        <w:spacing w:line="240" w:after="0" w:lineRule="auto" w:before="0"/>
        <w:ind w:firstLine="0" w:left="0" w:right="0"/>
        <w:jc w:val="left"/>
      </w:pPr>
      <w:r>
        <w:rPr>
          <w:rFonts w:eastAsia="Arial" w:ascii="Arial" w:hAnsi="Arial" w:cs="Arial"/>
          <w:sz w:val="22"/>
        </w:rPr>
        <w:t xml:space="preserve">Porque aquí no aparece la parte del backend donde se crear el asistente pero se debe extraer la información si hay documento e imágenes  usar los LLM y estera que tiene mas iteracciones aquí solo es SISTEMA y lo que quiero es que aprovechemos y describamos todo el flujo para ir viendo si hay algo que modificar.</w:t>
      </w:r>
    </w:p>
  </w:comment>
  <w:comment w:id="4" w:author="Dionis" w:date="2023-10-30T19:20:00Z" w:initials="D">
    <w:p w14:paraId="00000007" w14:textId="00000007">
      <w:pPr>
        <w:spacing w:line="240" w:after="0" w:lineRule="auto" w:before="0"/>
        <w:ind w:firstLine="0" w:left="0" w:right="0"/>
        <w:jc w:val="left"/>
      </w:pPr>
      <w:r>
        <w:rPr>
          <w:rFonts w:eastAsia="Arial" w:ascii="Arial" w:hAnsi="Arial" w:cs="Arial"/>
          <w:sz w:val="22"/>
        </w:rPr>
        <w:t xml:space="preserve">Fijate que el conocimiento es de archivos e imafgenes te sugiero que sea un Wizard donde en un paso el pueda poner un máximo de archivos y en el de imágenes las imágenes con una pequeña descripción, también con un limite de cantidad y tamaño de archivo. </w:t>
      </w:r>
    </w:p>
    <w:p w14:paraId="00000008" w14:textId="00000008">
      <w:pPr>
        <w:spacing w:line="240" w:after="0" w:lineRule="auto" w:before="0"/>
        <w:ind w:firstLine="0" w:left="0" w:right="0"/>
        <w:jc w:val="left"/>
      </w:pPr>
      <w:r>
        <w:rPr>
          <w:rFonts w:eastAsia="Arial" w:ascii="Arial" w:hAnsi="Arial" w:cs="Arial"/>
          <w:sz w:val="22"/>
        </w:rPr>
        <w:t xml:space="preserve"/>
      </w:r>
    </w:p>
    <w:p w14:paraId="00000009" w14:textId="00000009">
      <w:pPr>
        <w:spacing w:line="240" w:after="0" w:lineRule="auto" w:before="0"/>
        <w:ind w:firstLine="0" w:left="0" w:right="0"/>
        <w:jc w:val="left"/>
      </w:pPr>
      <w:r>
        <w:rPr>
          <w:rFonts w:eastAsia="Arial" w:ascii="Arial" w:hAnsi="Arial" w:cs="Arial"/>
          <w:sz w:val="22"/>
        </w:rPr>
        <w:t xml:space="preserve">Lo mismo para editar.</w:t>
      </w:r>
    </w:p>
  </w:comment>
  <w:comment w:id="5" w:author="claudia" w:date="2023-10-31T11:39:19Z" w:initials="c">
    <w:p w14:paraId="0000000A" w14:textId="0000000A">
      <w:pPr>
        <w:spacing w:line="240" w:after="0" w:lineRule="auto" w:before="0"/>
        <w:ind w:firstLine="0" w:left="0" w:right="0"/>
        <w:jc w:val="left"/>
      </w:pPr>
      <w:r>
        <w:rPr>
          <w:rFonts w:eastAsia="Arial" w:ascii="Arial" w:hAnsi="Arial" w:cs="Arial"/>
          <w:sz w:val="22"/>
        </w:rPr>
        <w:t xml:space="preserve">La mejor opcion es estandarizarlo, solo un archivo (pdf, docx, txt) y ya así el sistema no tiene que hacer OCR con las imagenes ni nada de ese estilo, lo hago para que no consuma recursos en exceso, porque me afectaria con mi hardware a la hora de probarlo</w:t>
      </w:r>
    </w:p>
  </w:comment>
  <w:comment w:id="6" w:author="Dionis" w:date="2023-10-30T19:27:00Z" w:initials="D">
    <w:p w14:paraId="0000000B" w14:textId="0000000B">
      <w:pPr>
        <w:spacing w:line="240" w:after="0" w:lineRule="auto" w:before="0"/>
        <w:ind w:firstLine="0" w:left="0" w:right="0"/>
        <w:jc w:val="left"/>
      </w:pPr>
      <w:r>
        <w:rPr>
          <w:rFonts w:eastAsia="Arial" w:ascii="Arial" w:hAnsi="Arial" w:cs="Arial"/>
          <w:sz w:val="22"/>
        </w:rPr>
        <w:t xml:space="preserve">Usar lenguaje respetuoso y profesional</w:t>
      </w:r>
    </w:p>
  </w:comment>
  <w:comment w:id="7" w:author="Dionis" w:date="2023-10-30T19:28:00Z" w:initials="D">
    <w:p w14:paraId="0000000C" w14:textId="0000000C">
      <w:pPr>
        <w:spacing w:line="240" w:after="0" w:lineRule="auto" w:before="0"/>
        <w:ind w:firstLine="0" w:left="0" w:right="0"/>
        <w:jc w:val="left"/>
      </w:pPr>
      <w:r>
        <w:rPr>
          <w:rFonts w:eastAsia="Arial" w:ascii="Arial" w:hAnsi="Arial" w:cs="Arial"/>
          <w:sz w:val="22"/>
        </w:rPr>
        <w:t xml:space="preserve">REFERENCIA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2" w15:done="0"/>
  <w15:commentEx w15:paraId="00000003" w15:done="0"/>
  <w15:commentEx w15:paraId="00000006" w15:done="0"/>
  <w15:commentEx w15:paraId="00000007" w15:paraIdParent="00000006" w15:done="0"/>
</w15:commentsEx>
</file>

<file path=word/commentsExtendedDocument.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3" w15:done="0"/>
  <w15:commentEx w15:paraId="00000004" w15:paraIdParent="00000003" w15:done="0"/>
  <w15:commentEx w15:paraId="00000005" w15:done="0"/>
  <w15:commentEx w15:paraId="00000006" w15:done="0"/>
  <w15:commentEx w15:paraId="00000009" w15:done="0"/>
  <w15:commentEx w15:paraId="0000000A" w15:paraIdParent="00000009" w15:done="0"/>
  <w15:commentEx w15:paraId="0000000B" w15:done="0"/>
  <w15:commentEx w15:paraId="0000000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0D98A6F8" w16cex:dateUtc="2023-10-30T23:22:00Z"/>
  <w16cex:commentExtensible w16cex:durableId="74B9D60E" w16cex:dateUtc="2023-10-31T15:40:07Z"/>
</w16cex:commentsExtensible>
</file>

<file path=word/commentsExtensibleDocument.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1C2DDE8A" w16cex:dateUtc="2023-10-30T23:29:00Z"/>
  <w16cex:commentExtensible w16cex:durableId="595DC88D" w16cex:dateUtc="2023-11-02T00:56:02Z"/>
  <w16cex:commentExtensible w16cex:durableId="684FCB1D" w16cex:dateUtc="2023-10-30T23:20:00Z"/>
  <w16cex:commentExtensible w16cex:durableId="530CA5FD" w16cex:dateUtc="2023-10-31T15:39:19Z"/>
</w16cex:commentsExtensible>
</file>

<file path=word/commentsIds.xml><?xml version="1.0" encoding="utf-8"?>
<w16cid:commentsIds xmlns:mc="http://schemas.openxmlformats.org/markup-compatibility/2006" xmlns:w16cid="http://schemas.microsoft.com/office/word/2016/wordml/cid" mc:Ignorable="w16cid">
  <w16cid:commentId w16cid:paraId="00000001" w16cid:durableId="1CB3150A"/>
  <w16cid:commentId w16cid:paraId="00000002" w16cid:durableId="704C7E20"/>
  <w16cid:commentId w16cid:paraId="00000003" w16cid:durableId="395FDFD9"/>
  <w16cid:commentId w16cid:paraId="00000006" w16cid:durableId="0D98A6F8"/>
  <w16cid:commentId w16cid:paraId="00000007" w16cid:durableId="74B9D60E"/>
</w16cid:commentsIds>
</file>

<file path=word/commentsIdsDocument.xml><?xml version="1.0" encoding="utf-8"?>
<w16cid:commentsIds xmlns:mc="http://schemas.openxmlformats.org/markup-compatibility/2006" xmlns:w16cid="http://schemas.microsoft.com/office/word/2016/wordml/cid" mc:Ignorable="w16cid">
  <w16cid:commentId w16cid:paraId="00000003" w16cid:durableId="1C2DDE8A"/>
  <w16cid:commentId w16cid:paraId="00000004" w16cid:durableId="595DC88D"/>
  <w16cid:commentId w16cid:paraId="00000005" w16cid:durableId="5056908F"/>
  <w16cid:commentId w16cid:paraId="00000006" w16cid:durableId="20CE8145"/>
  <w16cid:commentId w16cid:paraId="00000009" w16cid:durableId="684FCB1D"/>
  <w16cid:commentId w16cid:paraId="0000000A" w16cid:durableId="530CA5FD"/>
  <w16cid:commentId w16cid:paraId="0000000B" w16cid:durableId="16ECBE87"/>
  <w16cid:commentId w16cid:paraId="0000000C" w16cid:durableId="20D5C62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Black">
    <w:panose1 w:val="020B0A04020102020204"/>
  </w:font>
  <w:font w:name="Symbol">
    <w:panose1 w:val="05050102010706020507"/>
  </w:font>
  <w:font w:name="Wingdings">
    <w:panose1 w:val="05010000000000000000"/>
  </w:font>
  <w:font w:name="Courier New">
    <w:panose1 w:val="02070309020205020404"/>
  </w:font>
  <w:font w:name="Segoe UI">
    <w:panose1 w:val="020B05020405040202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laudia">
    <w15:presenceInfo w15:providerId="Teamlab" w15:userId="claudia"/>
  </w15:person>
  <w15:person w15:author="Dionis">
    <w15:presenceInfo w15:providerId="None" w15:userId="Dionis"/>
  </w15:person>
</w15:people>
</file>

<file path=word/peopleDocument.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laudia">
    <w15:presenceInfo w15:providerId="Teamlab" w15:userId="claudia"/>
  </w15:person>
  <w15:person w15:author="Dionis">
    <w15:presenceInfo w15:providerId="None" w15:userId="Dion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s-ES"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656">
    <w:name w:val="Heading 1 Char"/>
    <w:basedOn w:val="683"/>
    <w:link w:val="674"/>
    <w:uiPriority w:val="9"/>
    <w:rPr>
      <w:rFonts w:ascii="Arial" w:hAnsi="Arial" w:eastAsia="Arial" w:cs="Arial"/>
      <w:sz w:val="40"/>
      <w:szCs w:val="40"/>
    </w:rPr>
  </w:style>
  <w:style w:type="character" w:styleId="657">
    <w:name w:val="Heading 2 Char"/>
    <w:basedOn w:val="683"/>
    <w:link w:val="675"/>
    <w:uiPriority w:val="9"/>
    <w:rPr>
      <w:rFonts w:ascii="Arial" w:hAnsi="Arial" w:eastAsia="Arial" w:cs="Arial"/>
      <w:sz w:val="34"/>
    </w:rPr>
  </w:style>
  <w:style w:type="character" w:styleId="658">
    <w:name w:val="Heading 3 Char"/>
    <w:basedOn w:val="683"/>
    <w:link w:val="676"/>
    <w:uiPriority w:val="9"/>
    <w:rPr>
      <w:rFonts w:ascii="Arial" w:hAnsi="Arial" w:eastAsia="Arial" w:cs="Arial"/>
      <w:sz w:val="30"/>
      <w:szCs w:val="30"/>
    </w:rPr>
  </w:style>
  <w:style w:type="character" w:styleId="659">
    <w:name w:val="Heading 4 Char"/>
    <w:basedOn w:val="683"/>
    <w:link w:val="677"/>
    <w:uiPriority w:val="9"/>
    <w:rPr>
      <w:rFonts w:ascii="Arial" w:hAnsi="Arial" w:eastAsia="Arial" w:cs="Arial"/>
      <w:b/>
      <w:bCs/>
      <w:sz w:val="26"/>
      <w:szCs w:val="26"/>
    </w:rPr>
  </w:style>
  <w:style w:type="character" w:styleId="660">
    <w:name w:val="Heading 5 Char"/>
    <w:basedOn w:val="683"/>
    <w:link w:val="678"/>
    <w:uiPriority w:val="9"/>
    <w:rPr>
      <w:rFonts w:ascii="Arial" w:hAnsi="Arial" w:eastAsia="Arial" w:cs="Arial"/>
      <w:b/>
      <w:bCs/>
      <w:sz w:val="24"/>
      <w:szCs w:val="24"/>
    </w:rPr>
  </w:style>
  <w:style w:type="character" w:styleId="661">
    <w:name w:val="Heading 6 Char"/>
    <w:basedOn w:val="683"/>
    <w:link w:val="679"/>
    <w:uiPriority w:val="9"/>
    <w:rPr>
      <w:rFonts w:ascii="Arial" w:hAnsi="Arial" w:eastAsia="Arial" w:cs="Arial"/>
      <w:b/>
      <w:bCs/>
      <w:sz w:val="22"/>
      <w:szCs w:val="22"/>
    </w:rPr>
  </w:style>
  <w:style w:type="character" w:styleId="662">
    <w:name w:val="Heading 7 Char"/>
    <w:basedOn w:val="683"/>
    <w:link w:val="680"/>
    <w:uiPriority w:val="9"/>
    <w:rPr>
      <w:rFonts w:ascii="Arial" w:hAnsi="Arial" w:eastAsia="Arial" w:cs="Arial"/>
      <w:b/>
      <w:bCs/>
      <w:i/>
      <w:iCs/>
      <w:sz w:val="22"/>
      <w:szCs w:val="22"/>
    </w:rPr>
  </w:style>
  <w:style w:type="character" w:styleId="663">
    <w:name w:val="Heading 8 Char"/>
    <w:basedOn w:val="683"/>
    <w:link w:val="681"/>
    <w:uiPriority w:val="9"/>
    <w:rPr>
      <w:rFonts w:ascii="Arial" w:hAnsi="Arial" w:eastAsia="Arial" w:cs="Arial"/>
      <w:i/>
      <w:iCs/>
      <w:sz w:val="22"/>
      <w:szCs w:val="22"/>
    </w:rPr>
  </w:style>
  <w:style w:type="character" w:styleId="664">
    <w:name w:val="Heading 9 Char"/>
    <w:basedOn w:val="683"/>
    <w:link w:val="682"/>
    <w:uiPriority w:val="9"/>
    <w:rPr>
      <w:rFonts w:ascii="Arial" w:hAnsi="Arial" w:eastAsia="Arial" w:cs="Arial"/>
      <w:i/>
      <w:iCs/>
      <w:sz w:val="21"/>
      <w:szCs w:val="21"/>
    </w:rPr>
  </w:style>
  <w:style w:type="character" w:styleId="665">
    <w:name w:val="Title Char"/>
    <w:basedOn w:val="683"/>
    <w:link w:val="695"/>
    <w:uiPriority w:val="10"/>
    <w:rPr>
      <w:sz w:val="48"/>
      <w:szCs w:val="48"/>
    </w:rPr>
  </w:style>
  <w:style w:type="character" w:styleId="666">
    <w:name w:val="Subtitle Char"/>
    <w:basedOn w:val="683"/>
    <w:link w:val="697"/>
    <w:uiPriority w:val="11"/>
    <w:rPr>
      <w:sz w:val="24"/>
      <w:szCs w:val="24"/>
    </w:rPr>
  </w:style>
  <w:style w:type="character" w:styleId="667">
    <w:name w:val="Quote Char"/>
    <w:link w:val="699"/>
    <w:uiPriority w:val="29"/>
    <w:rPr>
      <w:i/>
    </w:rPr>
  </w:style>
  <w:style w:type="character" w:styleId="668">
    <w:name w:val="Intense Quote Char"/>
    <w:link w:val="701"/>
    <w:uiPriority w:val="30"/>
    <w:rPr>
      <w:i/>
    </w:rPr>
  </w:style>
  <w:style w:type="character" w:styleId="669">
    <w:name w:val="Header Char"/>
    <w:basedOn w:val="683"/>
    <w:link w:val="703"/>
    <w:uiPriority w:val="99"/>
  </w:style>
  <w:style w:type="character" w:styleId="670">
    <w:name w:val="Caption Char"/>
    <w:basedOn w:val="707"/>
    <w:link w:val="705"/>
    <w:uiPriority w:val="99"/>
  </w:style>
  <w:style w:type="character" w:styleId="671">
    <w:name w:val="Footnote Text Char"/>
    <w:link w:val="836"/>
    <w:uiPriority w:val="99"/>
    <w:rPr>
      <w:sz w:val="18"/>
    </w:rPr>
  </w:style>
  <w:style w:type="character" w:styleId="672">
    <w:name w:val="Endnote Text Char"/>
    <w:link w:val="839"/>
    <w:uiPriority w:val="99"/>
    <w:rPr>
      <w:sz w:val="20"/>
    </w:rPr>
  </w:style>
  <w:style w:type="paragraph" w:styleId="673" w:default="1">
    <w:name w:val="Normal"/>
    <w:qFormat/>
  </w:style>
  <w:style w:type="paragraph" w:styleId="674">
    <w:name w:val="Heading 1"/>
    <w:basedOn w:val="673"/>
    <w:next w:val="673"/>
    <w:link w:val="686"/>
    <w:uiPriority w:val="9"/>
    <w:qFormat/>
    <w:pPr>
      <w:keepLines/>
      <w:keepNext/>
      <w:spacing w:before="480"/>
      <w:outlineLvl w:val="0"/>
    </w:pPr>
    <w:rPr>
      <w:rFonts w:ascii="Arial" w:hAnsi="Arial" w:eastAsia="Arial" w:cs="Arial"/>
      <w:sz w:val="40"/>
      <w:szCs w:val="40"/>
    </w:rPr>
  </w:style>
  <w:style w:type="paragraph" w:styleId="675">
    <w:name w:val="Heading 2"/>
    <w:basedOn w:val="673"/>
    <w:next w:val="673"/>
    <w:link w:val="687"/>
    <w:uiPriority w:val="9"/>
    <w:unhideWhenUsed/>
    <w:qFormat/>
    <w:pPr>
      <w:keepLines/>
      <w:keepNext/>
      <w:spacing w:before="360"/>
      <w:outlineLvl w:val="1"/>
    </w:pPr>
    <w:rPr>
      <w:rFonts w:ascii="Arial" w:hAnsi="Arial" w:eastAsia="Arial" w:cs="Arial"/>
      <w:sz w:val="34"/>
    </w:rPr>
  </w:style>
  <w:style w:type="paragraph" w:styleId="676">
    <w:name w:val="Heading 3"/>
    <w:basedOn w:val="673"/>
    <w:next w:val="673"/>
    <w:link w:val="688"/>
    <w:uiPriority w:val="9"/>
    <w:unhideWhenUsed/>
    <w:qFormat/>
    <w:pPr>
      <w:keepLines/>
      <w:keepNext/>
      <w:spacing w:before="320"/>
      <w:outlineLvl w:val="2"/>
    </w:pPr>
    <w:rPr>
      <w:rFonts w:ascii="Arial" w:hAnsi="Arial" w:eastAsia="Arial" w:cs="Arial"/>
      <w:sz w:val="30"/>
      <w:szCs w:val="30"/>
    </w:rPr>
  </w:style>
  <w:style w:type="paragraph" w:styleId="677">
    <w:name w:val="Heading 4"/>
    <w:basedOn w:val="673"/>
    <w:next w:val="673"/>
    <w:link w:val="689"/>
    <w:uiPriority w:val="9"/>
    <w:unhideWhenUsed/>
    <w:qFormat/>
    <w:pPr>
      <w:keepLines/>
      <w:keepNext/>
      <w:spacing w:before="320"/>
      <w:outlineLvl w:val="3"/>
    </w:pPr>
    <w:rPr>
      <w:rFonts w:ascii="Arial" w:hAnsi="Arial" w:eastAsia="Arial" w:cs="Arial"/>
      <w:b/>
      <w:bCs/>
      <w:sz w:val="26"/>
      <w:szCs w:val="26"/>
    </w:rPr>
  </w:style>
  <w:style w:type="paragraph" w:styleId="678">
    <w:name w:val="Heading 5"/>
    <w:basedOn w:val="673"/>
    <w:next w:val="673"/>
    <w:link w:val="690"/>
    <w:uiPriority w:val="9"/>
    <w:unhideWhenUsed/>
    <w:qFormat/>
    <w:pPr>
      <w:keepLines/>
      <w:keepNext/>
      <w:spacing w:before="320"/>
      <w:outlineLvl w:val="4"/>
    </w:pPr>
    <w:rPr>
      <w:rFonts w:ascii="Arial" w:hAnsi="Arial" w:eastAsia="Arial" w:cs="Arial"/>
      <w:b/>
      <w:bCs/>
      <w:sz w:val="24"/>
      <w:szCs w:val="24"/>
    </w:rPr>
  </w:style>
  <w:style w:type="paragraph" w:styleId="679">
    <w:name w:val="Heading 6"/>
    <w:basedOn w:val="673"/>
    <w:next w:val="673"/>
    <w:link w:val="691"/>
    <w:uiPriority w:val="9"/>
    <w:unhideWhenUsed/>
    <w:qFormat/>
    <w:pPr>
      <w:keepLines/>
      <w:keepNext/>
      <w:spacing w:before="320"/>
      <w:outlineLvl w:val="5"/>
    </w:pPr>
    <w:rPr>
      <w:rFonts w:ascii="Arial" w:hAnsi="Arial" w:eastAsia="Arial" w:cs="Arial"/>
      <w:b/>
      <w:bCs/>
    </w:rPr>
  </w:style>
  <w:style w:type="paragraph" w:styleId="680">
    <w:name w:val="Heading 7"/>
    <w:basedOn w:val="673"/>
    <w:next w:val="673"/>
    <w:link w:val="692"/>
    <w:uiPriority w:val="9"/>
    <w:unhideWhenUsed/>
    <w:qFormat/>
    <w:pPr>
      <w:keepLines/>
      <w:keepNext/>
      <w:spacing w:before="320"/>
      <w:outlineLvl w:val="6"/>
    </w:pPr>
    <w:rPr>
      <w:rFonts w:ascii="Arial" w:hAnsi="Arial" w:eastAsia="Arial" w:cs="Arial"/>
      <w:b/>
      <w:bCs/>
      <w:i/>
      <w:iCs/>
    </w:rPr>
  </w:style>
  <w:style w:type="paragraph" w:styleId="681">
    <w:name w:val="Heading 8"/>
    <w:basedOn w:val="673"/>
    <w:next w:val="673"/>
    <w:link w:val="693"/>
    <w:uiPriority w:val="9"/>
    <w:unhideWhenUsed/>
    <w:qFormat/>
    <w:pPr>
      <w:keepLines/>
      <w:keepNext/>
      <w:spacing w:before="320"/>
      <w:outlineLvl w:val="7"/>
    </w:pPr>
    <w:rPr>
      <w:rFonts w:ascii="Arial" w:hAnsi="Arial" w:eastAsia="Arial" w:cs="Arial"/>
      <w:i/>
      <w:iCs/>
    </w:rPr>
  </w:style>
  <w:style w:type="paragraph" w:styleId="682">
    <w:name w:val="Heading 9"/>
    <w:basedOn w:val="673"/>
    <w:next w:val="673"/>
    <w:link w:val="694"/>
    <w:uiPriority w:val="9"/>
    <w:unhideWhenUsed/>
    <w:qFormat/>
    <w:pPr>
      <w:keepLines/>
      <w:keepNext/>
      <w:spacing w:before="320"/>
      <w:outlineLvl w:val="8"/>
    </w:pPr>
    <w:rPr>
      <w:rFonts w:ascii="Arial" w:hAnsi="Arial" w:eastAsia="Arial" w:cs="Arial"/>
      <w:i/>
      <w:iCs/>
      <w:sz w:val="21"/>
      <w:szCs w:val="21"/>
    </w:rPr>
  </w:style>
  <w:style w:type="character" w:styleId="683" w:default="1">
    <w:name w:val="Default Paragraph Font"/>
    <w:uiPriority w:val="1"/>
    <w:semiHidden/>
    <w:unhideWhenUsed/>
  </w:style>
  <w:style w:type="table" w:styleId="684" w:default="1">
    <w:name w:val="Normal Table"/>
    <w:uiPriority w:val="99"/>
    <w:semiHidden/>
    <w:unhideWhenUsed/>
    <w:tblPr>
      <w:tblInd w:w="0" w:type="dxa"/>
      <w:tblCellMar>
        <w:left w:w="108" w:type="dxa"/>
        <w:top w:w="0" w:type="dxa"/>
        <w:right w:w="108" w:type="dxa"/>
        <w:bottom w:w="0" w:type="dxa"/>
      </w:tblCellMar>
    </w:tblPr>
  </w:style>
  <w:style w:type="numbering" w:styleId="685" w:default="1">
    <w:name w:val="No List"/>
    <w:uiPriority w:val="99"/>
    <w:semiHidden/>
    <w:unhideWhenUsed/>
  </w:style>
  <w:style w:type="character" w:styleId="686" w:customStyle="1">
    <w:name w:val="Título 1 Car"/>
    <w:link w:val="674"/>
    <w:uiPriority w:val="9"/>
    <w:rPr>
      <w:rFonts w:ascii="Arial" w:hAnsi="Arial" w:eastAsia="Arial" w:cs="Arial"/>
      <w:sz w:val="40"/>
      <w:szCs w:val="40"/>
    </w:rPr>
  </w:style>
  <w:style w:type="character" w:styleId="687" w:customStyle="1">
    <w:name w:val="Título 2 Car"/>
    <w:link w:val="675"/>
    <w:uiPriority w:val="9"/>
    <w:rPr>
      <w:rFonts w:ascii="Arial" w:hAnsi="Arial" w:eastAsia="Arial" w:cs="Arial"/>
      <w:sz w:val="34"/>
    </w:rPr>
  </w:style>
  <w:style w:type="character" w:styleId="688" w:customStyle="1">
    <w:name w:val="Título 3 Car"/>
    <w:link w:val="676"/>
    <w:uiPriority w:val="9"/>
    <w:rPr>
      <w:rFonts w:ascii="Arial" w:hAnsi="Arial" w:eastAsia="Arial" w:cs="Arial"/>
      <w:sz w:val="30"/>
      <w:szCs w:val="30"/>
    </w:rPr>
  </w:style>
  <w:style w:type="character" w:styleId="689" w:customStyle="1">
    <w:name w:val="Título 4 Car"/>
    <w:link w:val="677"/>
    <w:uiPriority w:val="9"/>
    <w:rPr>
      <w:rFonts w:ascii="Arial" w:hAnsi="Arial" w:eastAsia="Arial" w:cs="Arial"/>
      <w:b/>
      <w:bCs/>
      <w:sz w:val="26"/>
      <w:szCs w:val="26"/>
    </w:rPr>
  </w:style>
  <w:style w:type="character" w:styleId="690" w:customStyle="1">
    <w:name w:val="Título 5 Car"/>
    <w:link w:val="678"/>
    <w:uiPriority w:val="9"/>
    <w:rPr>
      <w:rFonts w:ascii="Arial" w:hAnsi="Arial" w:eastAsia="Arial" w:cs="Arial"/>
      <w:b/>
      <w:bCs/>
      <w:sz w:val="24"/>
      <w:szCs w:val="24"/>
    </w:rPr>
  </w:style>
  <w:style w:type="character" w:styleId="691" w:customStyle="1">
    <w:name w:val="Título 6 Car"/>
    <w:link w:val="679"/>
    <w:uiPriority w:val="9"/>
    <w:rPr>
      <w:rFonts w:ascii="Arial" w:hAnsi="Arial" w:eastAsia="Arial" w:cs="Arial"/>
      <w:b/>
      <w:bCs/>
      <w:sz w:val="22"/>
      <w:szCs w:val="22"/>
    </w:rPr>
  </w:style>
  <w:style w:type="character" w:styleId="692" w:customStyle="1">
    <w:name w:val="Título 7 Car"/>
    <w:link w:val="680"/>
    <w:uiPriority w:val="9"/>
    <w:rPr>
      <w:rFonts w:ascii="Arial" w:hAnsi="Arial" w:eastAsia="Arial" w:cs="Arial"/>
      <w:b/>
      <w:bCs/>
      <w:i/>
      <w:iCs/>
      <w:sz w:val="22"/>
      <w:szCs w:val="22"/>
    </w:rPr>
  </w:style>
  <w:style w:type="character" w:styleId="693" w:customStyle="1">
    <w:name w:val="Título 8 Car"/>
    <w:link w:val="681"/>
    <w:uiPriority w:val="9"/>
    <w:rPr>
      <w:rFonts w:ascii="Arial" w:hAnsi="Arial" w:eastAsia="Arial" w:cs="Arial"/>
      <w:i/>
      <w:iCs/>
      <w:sz w:val="22"/>
      <w:szCs w:val="22"/>
    </w:rPr>
  </w:style>
  <w:style w:type="character" w:styleId="694" w:customStyle="1">
    <w:name w:val="Título 9 Car"/>
    <w:link w:val="682"/>
    <w:uiPriority w:val="9"/>
    <w:rPr>
      <w:rFonts w:ascii="Arial" w:hAnsi="Arial" w:eastAsia="Arial" w:cs="Arial"/>
      <w:i/>
      <w:iCs/>
      <w:sz w:val="21"/>
      <w:szCs w:val="21"/>
    </w:rPr>
  </w:style>
  <w:style w:type="paragraph" w:styleId="695">
    <w:name w:val="Title"/>
    <w:basedOn w:val="673"/>
    <w:next w:val="673"/>
    <w:link w:val="696"/>
    <w:uiPriority w:val="10"/>
    <w:qFormat/>
    <w:pPr>
      <w:contextualSpacing/>
      <w:spacing w:before="300"/>
    </w:pPr>
    <w:rPr>
      <w:sz w:val="48"/>
      <w:szCs w:val="48"/>
    </w:rPr>
  </w:style>
  <w:style w:type="character" w:styleId="696" w:customStyle="1">
    <w:name w:val="Puesto Car"/>
    <w:link w:val="695"/>
    <w:uiPriority w:val="10"/>
    <w:rPr>
      <w:sz w:val="48"/>
      <w:szCs w:val="48"/>
    </w:rPr>
  </w:style>
  <w:style w:type="paragraph" w:styleId="697">
    <w:name w:val="Subtitle"/>
    <w:basedOn w:val="673"/>
    <w:next w:val="673"/>
    <w:link w:val="698"/>
    <w:uiPriority w:val="11"/>
    <w:qFormat/>
    <w:pPr>
      <w:spacing w:before="200"/>
    </w:pPr>
    <w:rPr>
      <w:sz w:val="24"/>
      <w:szCs w:val="24"/>
    </w:rPr>
  </w:style>
  <w:style w:type="character" w:styleId="698" w:customStyle="1">
    <w:name w:val="Subtítulo Car"/>
    <w:link w:val="697"/>
    <w:uiPriority w:val="11"/>
    <w:rPr>
      <w:sz w:val="24"/>
      <w:szCs w:val="24"/>
    </w:rPr>
  </w:style>
  <w:style w:type="paragraph" w:styleId="699">
    <w:name w:val="Quote"/>
    <w:basedOn w:val="673"/>
    <w:next w:val="673"/>
    <w:link w:val="700"/>
    <w:uiPriority w:val="29"/>
    <w:qFormat/>
    <w:pPr>
      <w:ind w:left="720" w:right="720"/>
    </w:pPr>
    <w:rPr>
      <w:i/>
    </w:rPr>
  </w:style>
  <w:style w:type="character" w:styleId="700" w:customStyle="1">
    <w:name w:val="Cita Car"/>
    <w:link w:val="699"/>
    <w:uiPriority w:val="29"/>
    <w:rPr>
      <w:i/>
    </w:rPr>
  </w:style>
  <w:style w:type="paragraph" w:styleId="701">
    <w:name w:val="Intense Quote"/>
    <w:basedOn w:val="673"/>
    <w:next w:val="673"/>
    <w:link w:val="702"/>
    <w:uiPriority w:val="30"/>
    <w:qFormat/>
    <w:pPr>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02" w:customStyle="1">
    <w:name w:val="Cita destacada Car"/>
    <w:link w:val="701"/>
    <w:uiPriority w:val="30"/>
    <w:rPr>
      <w:i/>
    </w:rPr>
  </w:style>
  <w:style w:type="paragraph" w:styleId="703">
    <w:name w:val="Header"/>
    <w:basedOn w:val="673"/>
    <w:link w:val="704"/>
    <w:uiPriority w:val="99"/>
    <w:unhideWhenUsed/>
    <w:pPr>
      <w:spacing w:after="0" w:line="240" w:lineRule="auto"/>
      <w:tabs>
        <w:tab w:val="center" w:pos="7143" w:leader="none"/>
        <w:tab w:val="right" w:pos="14287" w:leader="none"/>
      </w:tabs>
    </w:pPr>
  </w:style>
  <w:style w:type="character" w:styleId="704" w:customStyle="1">
    <w:name w:val="Encabezado Car"/>
    <w:link w:val="703"/>
    <w:uiPriority w:val="99"/>
  </w:style>
  <w:style w:type="paragraph" w:styleId="705">
    <w:name w:val="Footer"/>
    <w:basedOn w:val="673"/>
    <w:link w:val="708"/>
    <w:uiPriority w:val="99"/>
    <w:unhideWhenUsed/>
    <w:pPr>
      <w:spacing w:after="0" w:line="240" w:lineRule="auto"/>
      <w:tabs>
        <w:tab w:val="center" w:pos="7143" w:leader="none"/>
        <w:tab w:val="right" w:pos="14287" w:leader="none"/>
      </w:tabs>
    </w:pPr>
  </w:style>
  <w:style w:type="character" w:styleId="706" w:customStyle="1">
    <w:name w:val="Footer Char"/>
    <w:uiPriority w:val="99"/>
  </w:style>
  <w:style w:type="paragraph" w:styleId="707">
    <w:name w:val="Caption"/>
    <w:basedOn w:val="673"/>
    <w:next w:val="673"/>
    <w:uiPriority w:val="35"/>
    <w:semiHidden/>
    <w:unhideWhenUsed/>
    <w:qFormat/>
    <w:rPr>
      <w:b/>
      <w:bCs/>
      <w:color w:val="5b9bd5" w:themeColor="accent1"/>
      <w:sz w:val="18"/>
      <w:szCs w:val="18"/>
    </w:rPr>
  </w:style>
  <w:style w:type="character" w:styleId="708" w:customStyle="1">
    <w:name w:val="Pie de página Car"/>
    <w:link w:val="705"/>
    <w:uiPriority w:val="99"/>
  </w:style>
  <w:style w:type="table" w:styleId="709">
    <w:name w:val="Table Grid"/>
    <w:basedOn w:val="684"/>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710" w:customStyle="1">
    <w:name w:val="Table Grid Light"/>
    <w:basedOn w:val="684"/>
    <w:uiPriority w:val="59"/>
    <w:pPr>
      <w:spacing w:after="0" w:line="240" w:lineRule="auto"/>
    </w:pPr>
    <w:tblPr>
      <w:tblInd w:w="0" w:type="dxa"/>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CellMar>
        <w:left w:w="108" w:type="dxa"/>
        <w:top w:w="0" w:type="dxa"/>
        <w:right w:w="108" w:type="dxa"/>
        <w:bottom w:w="0" w:type="dxa"/>
      </w:tblCellMar>
    </w:tblPr>
  </w:style>
  <w:style w:type="table" w:styleId="711">
    <w:name w:val="Plain Table 1"/>
    <w:basedOn w:val="684"/>
    <w:uiPriority w:val="59"/>
    <w:pPr>
      <w:spacing w:after="0" w:line="240" w:lineRule="auto"/>
    </w:pPr>
    <w:tblPr>
      <w:tblInd w:w="0" w:type="dxa"/>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CellMar>
        <w:left w:w="108" w:type="dxa"/>
        <w:top w:w="0" w:type="dxa"/>
        <w:right w:w="108" w:type="dxa"/>
        <w:bottom w:w="0" w:type="dxa"/>
      </w:tblCellMar>
    </w:tblPr>
    <w:tblStylePr w:type="band1Horz">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12">
    <w:name w:val="Plain Table 2"/>
    <w:basedOn w:val="684"/>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13">
    <w:name w:val="Plain Table 3"/>
    <w:basedOn w:val="684"/>
    <w:uiPriority w:val="99"/>
    <w:pPr>
      <w:spacing w:after="0" w:line="240" w:lineRule="auto"/>
    </w:pPr>
    <w:tblPr>
      <w:tblStyleRowBandSize w:val="1"/>
      <w:tblStyleColBandSize w:val="1"/>
      <w:tblInd w:w="0" w:type="dxa"/>
      <w:tblCellMar>
        <w:left w:w="108" w:type="dxa"/>
        <w:top w:w="0" w:type="dxa"/>
        <w:right w:w="108" w:type="dxa"/>
        <w:bottom w:w="0" w:type="dxa"/>
      </w:tblCellMar>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14">
    <w:name w:val="Plain Table 4"/>
    <w:basedOn w:val="684"/>
    <w:uiPriority w:val="99"/>
    <w:pPr>
      <w:spacing w:after="0" w:line="240" w:lineRule="auto"/>
    </w:pPr>
    <w:tblPr>
      <w:tblStyleRowBandSize w:val="1"/>
      <w:tblStyleColBandSize w:val="1"/>
      <w:tblInd w:w="0" w:type="dxa"/>
      <w:tblCellMar>
        <w:left w:w="108" w:type="dxa"/>
        <w:top w:w="0" w:type="dxa"/>
        <w:right w:w="108" w:type="dxa"/>
        <w:bottom w:w="0" w:type="dxa"/>
      </w:tblCellMar>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15">
    <w:name w:val="Plain Table 5"/>
    <w:basedOn w:val="684"/>
    <w:uiPriority w:val="99"/>
    <w:pPr>
      <w:spacing w:after="0" w:line="240" w:lineRule="auto"/>
    </w:pPr>
    <w:tblPr>
      <w:tblStyleRowBandSize w:val="1"/>
      <w:tblStyleColBandSize w:val="1"/>
      <w:tblInd w:w="0" w:type="dxa"/>
      <w:tblCellMar>
        <w:left w:w="108" w:type="dxa"/>
        <w:top w:w="0" w:type="dxa"/>
        <w:right w:w="108" w:type="dxa"/>
        <w:bottom w:w="0" w:type="dxa"/>
      </w:tblCellMar>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i/>
        <w:color w:val="404040"/>
      </w:rPr>
      <w:pPr>
        <w:jc w:val="right"/>
      </w:pPr>
      <w:tcPr>
        <w:shd w:val="clear" w:color="ffffff" w:fill="auto"/>
        <w:tcBorders>
          <w:right w:val="single" w:color="404040" w:sz="4" w:space="0"/>
        </w:tcBorders>
      </w:tcPr>
    </w:tblStylePr>
    <w:tblStylePr w:type="firstRow">
      <w:rPr>
        <w:i/>
        <w:color w:val="404040"/>
      </w:rPr>
      <w:tcPr>
        <w:shd w:val="clear" w:color="ffffff" w:fill="auto"/>
        <w:tcBorders>
          <w:left w:val="none" w:color="000000" w:sz="4" w:space="0"/>
          <w:bottom w:val="single" w:color="404040" w:sz="4" w:space="0"/>
          <w:right w:val="none" w:color="000000" w:sz="4" w:space="0"/>
        </w:tcBorders>
      </w:tcPr>
    </w:tblStylePr>
    <w:tblStylePr w:type="lastCol">
      <w:rPr>
        <w:i/>
        <w:color w:val="404040"/>
      </w:rPr>
      <w:tcPr>
        <w:shd w:val="clear" w:color="ffffff" w:fill="auto"/>
        <w:tcBorders>
          <w:left w:val="single" w:color="404040" w:sz="4" w:space="0"/>
        </w:tcBorders>
      </w:tcPr>
    </w:tblStylePr>
    <w:tblStylePr w:type="lastRow">
      <w:rPr>
        <w:i/>
        <w:color w:val="404040"/>
      </w:rPr>
      <w:tcPr>
        <w:shd w:val="clear" w:color="ffffff" w:fill="auto"/>
        <w:tcBorders>
          <w:top w:val="single" w:color="404040" w:sz="4" w:space="0"/>
          <w:left w:val="none" w:color="000000" w:sz="4" w:space="0"/>
          <w:right w:val="none" w:color="000000" w:sz="4" w:space="0"/>
        </w:tcBorders>
      </w:tcPr>
    </w:tblStylePr>
  </w:style>
  <w:style w:type="table" w:styleId="716">
    <w:name w:val="Grid Table 1 Light"/>
    <w:basedOn w:val="684"/>
    <w:uiPriority w:val="99"/>
    <w:pPr>
      <w:spacing w:after="0" w:line="240" w:lineRule="auto"/>
    </w:pPr>
    <w:tblPr>
      <w:tblStyleRowBandSize w:val="1"/>
      <w:tblStyleColBandSize w:val="1"/>
      <w:tblInd w:w="0" w:type="dxa"/>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CellMar>
        <w:left w:w="108" w:type="dxa"/>
        <w:top w:w="0" w:type="dxa"/>
        <w:right w:w="108" w:type="dxa"/>
        <w:bottom w:w="0" w:type="dxa"/>
      </w:tblCellMar>
    </w:tblPr>
    <w:tblStylePr w:type="band1Horz">
      <w:rPr>
        <w:rFonts w:ascii="Arial" w:hAnsi="Arial"/>
        <w:color w:val="404040"/>
        <w:sz w:val="22"/>
      </w:r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firstCol">
      <w:rPr>
        <w:b/>
        <w:color w:val="404040"/>
      </w:rPr>
    </w:tblStylePr>
    <w:tblStylePr w:type="firstRow">
      <w:rPr>
        <w:b/>
        <w:color w:val="404040"/>
      </w:rPr>
      <w:tcPr>
        <w:tcBorders>
          <w:bottom w:val="single" w:color="6A6A6A" w:themeColor="text1" w:themeTint="95" w:sz="12" w:space="0"/>
        </w:tcBorders>
      </w:tcPr>
    </w:tblStylePr>
    <w:tblStylePr w:type="lastCol">
      <w:rPr>
        <w:b/>
        <w:color w:val="404040"/>
      </w:rPr>
    </w:tblStylePr>
    <w:tblStylePr w:type="lastRow">
      <w:rPr>
        <w:b/>
        <w:color w:val="404040"/>
      </w:rPr>
    </w:tblStylePr>
  </w:style>
  <w:style w:type="table" w:styleId="717" w:customStyle="1">
    <w:name w:val="Grid Table 1 Light - Accent 1"/>
    <w:basedOn w:val="684"/>
    <w:uiPriority w:val="99"/>
    <w:pPr>
      <w:spacing w:after="0" w:line="240" w:lineRule="auto"/>
    </w:pPr>
    <w:tblPr>
      <w:tblStyleRowBandSize w:val="1"/>
      <w:tblStyleColBandSize w:val="1"/>
      <w:tblInd w:w="0" w:type="dxa"/>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CellMar>
        <w:left w:w="108" w:type="dxa"/>
        <w:top w:w="0" w:type="dxa"/>
        <w:right w:w="108" w:type="dxa"/>
        <w:bottom w:w="0" w:type="dxa"/>
      </w:tblCellMar>
    </w:tblPr>
    <w:tblStylePr w:type="band1Horz">
      <w:rPr>
        <w:rFonts w:ascii="Arial" w:hAnsi="Arial"/>
        <w:color w:val="404040"/>
        <w:sz w:val="22"/>
      </w:r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tblStylePr w:type="firstCol">
      <w:rPr>
        <w:b/>
        <w:color w:val="404040"/>
      </w:rPr>
    </w:tblStylePr>
    <w:tblStylePr w:type="firstRow">
      <w:rPr>
        <w:b/>
        <w:color w:val="404040"/>
      </w:rPr>
      <w:tcPr>
        <w:tcBorders>
          <w:bottom w:val="single" w:color="9EC4E6" w:themeColor="accent1" w:themeTint="95" w:sz="12" w:space="0"/>
        </w:tcBorders>
      </w:tcPr>
    </w:tblStylePr>
    <w:tblStylePr w:type="lastCol">
      <w:rPr>
        <w:b/>
        <w:color w:val="404040"/>
      </w:rPr>
    </w:tblStylePr>
    <w:tblStylePr w:type="lastRow">
      <w:rPr>
        <w:b/>
        <w:color w:val="404040"/>
      </w:rPr>
    </w:tblStylePr>
  </w:style>
  <w:style w:type="table" w:styleId="718" w:customStyle="1">
    <w:name w:val="Grid Table 1 Light - Accent 2"/>
    <w:basedOn w:val="684"/>
    <w:uiPriority w:val="99"/>
    <w:pPr>
      <w:spacing w:after="0" w:line="240" w:lineRule="auto"/>
    </w:pPr>
    <w:tblPr>
      <w:tblStyleRowBandSize w:val="1"/>
      <w:tblStyleColBandSize w:val="1"/>
      <w:tblInd w:w="0" w:type="dxa"/>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CellMar>
        <w:left w:w="108" w:type="dxa"/>
        <w:top w:w="0" w:type="dxa"/>
        <w:right w:w="108" w:type="dxa"/>
        <w:bottom w:w="0" w:type="dxa"/>
      </w:tblCellMar>
    </w:tbl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firstCol">
      <w:rPr>
        <w:b/>
        <w:color w:val="404040"/>
      </w:rPr>
    </w:tblStylePr>
    <w:tblStylePr w:type="firstRow">
      <w:rPr>
        <w:b/>
        <w:color w:val="404040"/>
      </w:rPr>
      <w:tcPr>
        <w:tcBorders>
          <w:bottom w:val="single" w:color="F4B286" w:themeColor="accent2" w:themeTint="95" w:sz="12" w:space="0"/>
        </w:tcBorders>
      </w:tcPr>
    </w:tblStylePr>
    <w:tblStylePr w:type="lastCol">
      <w:rPr>
        <w:b/>
        <w:color w:val="404040"/>
      </w:rPr>
    </w:tblStylePr>
    <w:tblStylePr w:type="lastRow">
      <w:rPr>
        <w:b/>
        <w:color w:val="404040"/>
      </w:rPr>
    </w:tblStylePr>
  </w:style>
  <w:style w:type="table" w:styleId="719" w:customStyle="1">
    <w:name w:val="Grid Table 1 Light - Accent 3"/>
    <w:basedOn w:val="684"/>
    <w:uiPriority w:val="99"/>
    <w:pPr>
      <w:spacing w:after="0" w:line="240" w:lineRule="auto"/>
    </w:pPr>
    <w:tblPr>
      <w:tblStyleRowBandSize w:val="1"/>
      <w:tblStyleColBandSize w:val="1"/>
      <w:tblInd w:w="0" w:type="dxa"/>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CellMar>
        <w:left w:w="108" w:type="dxa"/>
        <w:top w:w="0" w:type="dxa"/>
        <w:right w:w="108" w:type="dxa"/>
        <w:bottom w:w="0" w:type="dxa"/>
      </w:tblCellMar>
    </w:tbl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firstCol">
      <w:rPr>
        <w:b/>
        <w:color w:val="404040"/>
      </w:rPr>
    </w:tblStylePr>
    <w:tblStylePr w:type="firstRow">
      <w:rPr>
        <w:b/>
        <w:color w:val="404040"/>
      </w:rPr>
      <w:tcPr>
        <w:tcBorders>
          <w:bottom w:val="single" w:color="CACACA" w:themeColor="accent3" w:themeTint="95" w:sz="12" w:space="0"/>
        </w:tcBorders>
      </w:tcPr>
    </w:tblStylePr>
    <w:tblStylePr w:type="lastCol">
      <w:rPr>
        <w:b/>
        <w:color w:val="404040"/>
      </w:rPr>
    </w:tblStylePr>
    <w:tblStylePr w:type="lastRow">
      <w:rPr>
        <w:b/>
        <w:color w:val="404040"/>
      </w:rPr>
    </w:tblStylePr>
  </w:style>
  <w:style w:type="table" w:styleId="720" w:customStyle="1">
    <w:name w:val="Grid Table 1 Light - Accent 4"/>
    <w:basedOn w:val="684"/>
    <w:uiPriority w:val="99"/>
    <w:pPr>
      <w:spacing w:after="0" w:line="240" w:lineRule="auto"/>
    </w:pPr>
    <w:tblPr>
      <w:tblStyleRowBandSize w:val="1"/>
      <w:tblStyleColBandSize w:val="1"/>
      <w:tblInd w:w="0" w:type="dxa"/>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CellMar>
        <w:left w:w="108" w:type="dxa"/>
        <w:top w:w="0" w:type="dxa"/>
        <w:right w:w="108" w:type="dxa"/>
        <w:bottom w:w="0" w:type="dxa"/>
      </w:tblCellMar>
    </w:tblPr>
    <w:tblStylePr w:type="band1Horz">
      <w:rPr>
        <w:rFonts w:ascii="Arial" w:hAnsi="Arial"/>
        <w:color w:val="404040"/>
        <w:sz w:val="22"/>
      </w:r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firstCol">
      <w:rPr>
        <w:b/>
        <w:color w:val="404040"/>
      </w:rPr>
    </w:tblStylePr>
    <w:tblStylePr w:type="firstRow">
      <w:rPr>
        <w:b/>
        <w:color w:val="404040"/>
      </w:rPr>
      <w:tcPr>
        <w:tcBorders>
          <w:bottom w:val="single" w:color="FFDA6A" w:themeColor="accent4" w:themeTint="95" w:sz="12" w:space="0"/>
        </w:tcBorders>
      </w:tcPr>
    </w:tblStylePr>
    <w:tblStylePr w:type="lastCol">
      <w:rPr>
        <w:b/>
        <w:color w:val="404040"/>
      </w:rPr>
    </w:tblStylePr>
    <w:tblStylePr w:type="lastRow">
      <w:rPr>
        <w:b/>
        <w:color w:val="404040"/>
      </w:rPr>
    </w:tblStylePr>
  </w:style>
  <w:style w:type="table" w:styleId="721" w:customStyle="1">
    <w:name w:val="Grid Table 1 Light - Accent 5"/>
    <w:basedOn w:val="684"/>
    <w:uiPriority w:val="99"/>
    <w:pPr>
      <w:spacing w:after="0" w:line="240" w:lineRule="auto"/>
    </w:pPr>
    <w:tblPr>
      <w:tblStyleRowBandSize w:val="1"/>
      <w:tblStyleColBandSize w:val="1"/>
      <w:tblInd w:w="0" w:type="dxa"/>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CellMar>
        <w:left w:w="108" w:type="dxa"/>
        <w:top w:w="0" w:type="dxa"/>
        <w:right w:w="108" w:type="dxa"/>
        <w:bottom w:w="0" w:type="dxa"/>
      </w:tblCellMar>
    </w:tblPr>
    <w:tblStylePr w:type="band1Horz">
      <w:rPr>
        <w:rFonts w:ascii="Arial" w:hAnsi="Arial"/>
        <w:color w:val="404040"/>
        <w:sz w:val="22"/>
      </w:rPr>
      <w:tcPr>
        <w:tc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tcBorders>
      </w:tcPr>
    </w:tblStylePr>
    <w:tblStylePr w:type="firstCol">
      <w:rPr>
        <w:b/>
        <w:color w:val="404040"/>
      </w:rPr>
    </w:tblStylePr>
    <w:tblStylePr w:type="firstRow">
      <w:rPr>
        <w:b/>
        <w:color w:val="404040"/>
      </w:rPr>
      <w:tcPr>
        <w:tcBorders>
          <w:bottom w:val="single" w:color="91ACDC" w:themeColor="accent5" w:themeTint="95" w:sz="12" w:space="0"/>
        </w:tcBorders>
      </w:tcPr>
    </w:tblStylePr>
    <w:tblStylePr w:type="lastCol">
      <w:rPr>
        <w:b/>
        <w:color w:val="404040"/>
      </w:rPr>
    </w:tblStylePr>
    <w:tblStylePr w:type="lastRow">
      <w:rPr>
        <w:b/>
        <w:color w:val="404040"/>
      </w:rPr>
    </w:tblStylePr>
  </w:style>
  <w:style w:type="table" w:styleId="722" w:customStyle="1">
    <w:name w:val="Grid Table 1 Light - Accent 6"/>
    <w:basedOn w:val="684"/>
    <w:uiPriority w:val="99"/>
    <w:pPr>
      <w:spacing w:after="0" w:line="240" w:lineRule="auto"/>
    </w:pPr>
    <w:tblPr>
      <w:tblStyleRowBandSize w:val="1"/>
      <w:tblStyleColBandSize w:val="1"/>
      <w:tblInd w:w="0" w:type="dxa"/>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CellMar>
        <w:left w:w="108" w:type="dxa"/>
        <w:top w:w="0" w:type="dxa"/>
        <w:right w:w="108" w:type="dxa"/>
        <w:bottom w:w="0" w:type="dxa"/>
      </w:tblCellMar>
    </w:tbl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firstCol">
      <w:rPr>
        <w:b/>
        <w:color w:val="404040"/>
      </w:rPr>
    </w:tblStylePr>
    <w:tblStylePr w:type="firstRow">
      <w:rPr>
        <w:b/>
        <w:color w:val="404040"/>
      </w:rPr>
      <w:tcPr>
        <w:tcBorders>
          <w:bottom w:val="single" w:color="AAD190" w:themeColor="accent6" w:themeTint="95" w:sz="12" w:space="0"/>
        </w:tcBorders>
      </w:tcPr>
    </w:tblStylePr>
    <w:tblStylePr w:type="lastCol">
      <w:rPr>
        <w:b/>
        <w:color w:val="404040"/>
      </w:rPr>
    </w:tblStylePr>
    <w:tblStylePr w:type="lastRow">
      <w:rPr>
        <w:b/>
        <w:color w:val="404040"/>
      </w:rPr>
    </w:tblStylePr>
  </w:style>
  <w:style w:type="table" w:styleId="723">
    <w:name w:val="Grid Table 2"/>
    <w:basedOn w:val="684"/>
    <w:uiPriority w:val="99"/>
    <w:pPr>
      <w:spacing w:after="0" w:line="240" w:lineRule="auto"/>
    </w:pPr>
    <w:tblPr>
      <w:tblStyleRowBandSize w:val="1"/>
      <w:tblStyleColBandSize w:val="1"/>
      <w:tblInd w:w="0" w:type="dxa"/>
      <w:tblBorders>
        <w:bottom w:val="single" w:color="6A6A6A" w:themeColor="text1" w:themeTint="95" w:sz="4" w:space="0"/>
        <w:insideH w:val="single" w:color="6A6A6A" w:themeColor="text1" w:themeTint="95" w:sz="4" w:space="0"/>
        <w:insideV w:val="single" w:color="6A6A6A" w:themeColor="text1" w:themeTint="95" w:sz="4" w:space="0"/>
      </w:tblBorders>
      <w:tblCellMar>
        <w:left w:w="108" w:type="dxa"/>
        <w:top w:w="0" w:type="dxa"/>
        <w:right w:w="108" w:type="dxa"/>
        <w:bottom w:w="0" w:type="dxa"/>
      </w:tblCellMar>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style>
  <w:style w:type="table" w:styleId="724" w:customStyle="1">
    <w:name w:val="Grid Table 2 - Accent 1"/>
    <w:basedOn w:val="684"/>
    <w:uiPriority w:val="99"/>
    <w:pPr>
      <w:spacing w:after="0" w:line="240" w:lineRule="auto"/>
    </w:pPr>
    <w:tblPr>
      <w:tblStyleRowBandSize w:val="1"/>
      <w:tblStyleColBandSize w:val="1"/>
      <w:tblInd w:w="0" w:type="dxa"/>
      <w:tblBorders>
        <w:bottom w:val="single" w:color="68A2D8" w:themeColor="accent1" w:themeTint="EA" w:sz="4" w:space="0"/>
        <w:insideH w:val="single" w:color="68A2D8" w:themeColor="accent1" w:themeTint="EA" w:sz="4" w:space="0"/>
        <w:insideV w:val="single" w:color="68A2D8" w:themeColor="accent1" w:themeTint="EA" w:sz="4" w:space="0"/>
      </w:tblBorders>
      <w:tblCellMar>
        <w:left w:w="108" w:type="dxa"/>
        <w:top w:w="0" w:type="dxa"/>
        <w:right w:w="108" w:type="dxa"/>
        <w:bottom w:w="0" w:type="dxa"/>
      </w:tblCellMar>
    </w:tblPr>
    <w:tblStylePr w:type="band1Horz">
      <w:rPr>
        <w:rFonts w:ascii="Arial" w:hAnsi="Arial"/>
        <w:color w:val="404040"/>
        <w:sz w:val="22"/>
      </w:rPr>
      <w:tcPr>
        <w:shd w:val="clear" w:color="ddeaf6" w:themeColor="accent1" w:themeTint="34" w:fill="ddeaf6" w:themeFill="accent1" w:themeFillTint="34"/>
      </w:tcPr>
    </w:tblStylePr>
    <w:tblStylePr w:type="band1Vert">
      <w:rPr>
        <w:rFonts w:ascii="Arial" w:hAnsi="Arial"/>
        <w:color w:val="404040"/>
        <w:sz w:val="22"/>
      </w:rPr>
      <w:tcPr>
        <w:shd w:val="clear" w:color="ddeaf6" w:themeColor="accent1" w:themeTint="34" w:fill="ddeaf6" w:themeFill="accen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68A2D8" w:themeColor="accent1" w:themeTint="E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68A2D8" w:themeColor="accent1" w:themeTint="EA" w:sz="4" w:space="0"/>
          <w:left w:val="none" w:color="000000" w:sz="4" w:space="0"/>
          <w:bottom w:val="none" w:color="000000" w:sz="4" w:space="0"/>
          <w:right w:val="none" w:color="000000" w:sz="4" w:space="0"/>
        </w:tcBorders>
      </w:tcPr>
    </w:tblStylePr>
  </w:style>
  <w:style w:type="table" w:styleId="725" w:customStyle="1">
    <w:name w:val="Grid Table 2 - Accent 2"/>
    <w:basedOn w:val="684"/>
    <w:uiPriority w:val="99"/>
    <w:pPr>
      <w:spacing w:after="0" w:line="240" w:lineRule="auto"/>
    </w:pPr>
    <w:tblPr>
      <w:tblStyleRowBandSize w:val="1"/>
      <w:tblStyleColBandSize w:val="1"/>
      <w:tblInd w:w="0" w:type="dxa"/>
      <w:tblBorders>
        <w:bottom w:val="single" w:color="F4B184" w:themeColor="accent2" w:themeTint="97" w:sz="4" w:space="0"/>
        <w:insideH w:val="single" w:color="F4B184" w:themeColor="accent2" w:themeTint="97" w:sz="4" w:space="0"/>
        <w:insideV w:val="single" w:color="F4B184" w:themeColor="accent2" w:themeTint="97" w:sz="4" w:space="0"/>
      </w:tblBorders>
      <w:tblCellMar>
        <w:left w:w="108" w:type="dxa"/>
        <w:top w:w="0" w:type="dxa"/>
        <w:right w:w="108" w:type="dxa"/>
        <w:bottom w:w="0" w:type="dxa"/>
      </w:tblCellMar>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F4B184" w:themeColor="accent2" w:themeTint="97"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F4B184" w:themeColor="accent2" w:themeTint="97" w:sz="4" w:space="0"/>
          <w:left w:val="none" w:color="000000" w:sz="4" w:space="0"/>
          <w:bottom w:val="none" w:color="000000" w:sz="4" w:space="0"/>
          <w:right w:val="none" w:color="000000" w:sz="4" w:space="0"/>
        </w:tcBorders>
      </w:tcPr>
    </w:tblStylePr>
  </w:style>
  <w:style w:type="table" w:styleId="726" w:customStyle="1">
    <w:name w:val="Grid Table 2 - Accent 3"/>
    <w:basedOn w:val="684"/>
    <w:uiPriority w:val="99"/>
    <w:pPr>
      <w:spacing w:after="0" w:line="240" w:lineRule="auto"/>
    </w:pPr>
    <w:tblPr>
      <w:tblStyleRowBandSize w:val="1"/>
      <w:tblStyleColBandSize w:val="1"/>
      <w:tblInd w:w="0" w:type="dxa"/>
      <w:tblBorders>
        <w:bottom w:val="single" w:color="A5A5A5" w:themeColor="accent3" w:themeTint="FE" w:sz="4" w:space="0"/>
        <w:insideH w:val="single" w:color="A5A5A5" w:themeColor="accent3" w:themeTint="FE" w:sz="4" w:space="0"/>
        <w:insideV w:val="single" w:color="A5A5A5" w:themeColor="accent3" w:themeTint="FE" w:sz="4" w:space="0"/>
      </w:tblBorders>
      <w:tblCellMar>
        <w:left w:w="108" w:type="dxa"/>
        <w:top w:w="0" w:type="dxa"/>
        <w:right w:w="108" w:type="dxa"/>
        <w:bottom w:w="0" w:type="dxa"/>
      </w:tblCellMar>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A5A5A5" w:themeColor="accent3" w:themeTint="FE"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A5A5A5" w:themeColor="accent3" w:themeTint="FE" w:sz="4" w:space="0"/>
          <w:left w:val="none" w:color="000000" w:sz="4" w:space="0"/>
          <w:bottom w:val="none" w:color="000000" w:sz="4" w:space="0"/>
          <w:right w:val="none" w:color="000000" w:sz="4" w:space="0"/>
        </w:tcBorders>
      </w:tcPr>
    </w:tblStylePr>
  </w:style>
  <w:style w:type="table" w:styleId="727" w:customStyle="1">
    <w:name w:val="Grid Table 2 - Accent 4"/>
    <w:basedOn w:val="684"/>
    <w:uiPriority w:val="99"/>
    <w:pPr>
      <w:spacing w:after="0" w:line="240" w:lineRule="auto"/>
    </w:pPr>
    <w:tblPr>
      <w:tblStyleRowBandSize w:val="1"/>
      <w:tblStyleColBandSize w:val="1"/>
      <w:tblInd w:w="0" w:type="dxa"/>
      <w:tblBorders>
        <w:bottom w:val="single" w:color="FFD865" w:themeColor="accent4" w:themeTint="9A" w:sz="4" w:space="0"/>
        <w:insideH w:val="single" w:color="FFD865" w:themeColor="accent4" w:themeTint="9A" w:sz="4" w:space="0"/>
        <w:insideV w:val="single" w:color="FFD865" w:themeColor="accent4" w:themeTint="9A" w:sz="4" w:space="0"/>
      </w:tblBorders>
      <w:tblCellMar>
        <w:left w:w="108" w:type="dxa"/>
        <w:top w:w="0" w:type="dxa"/>
        <w:right w:w="108" w:type="dxa"/>
        <w:bottom w:w="0" w:type="dxa"/>
      </w:tblCellMar>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FFD865" w:themeColor="accent4" w:themeTint="9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FFD865" w:themeColor="accent4" w:themeTint="9A" w:sz="4" w:space="0"/>
          <w:left w:val="none" w:color="000000" w:sz="4" w:space="0"/>
          <w:bottom w:val="none" w:color="000000" w:sz="4" w:space="0"/>
          <w:right w:val="none" w:color="000000" w:sz="4" w:space="0"/>
        </w:tcBorders>
      </w:tcPr>
    </w:tblStylePr>
  </w:style>
  <w:style w:type="table" w:styleId="728" w:customStyle="1">
    <w:name w:val="Grid Table 2 - Accent 5"/>
    <w:basedOn w:val="684"/>
    <w:uiPriority w:val="99"/>
    <w:pPr>
      <w:spacing w:after="0" w:line="240" w:lineRule="auto"/>
    </w:pPr>
    <w:tblPr>
      <w:tblStyleRowBandSize w:val="1"/>
      <w:tblStyleColBandSize w:val="1"/>
      <w:tblInd w:w="0" w:type="dxa"/>
      <w:tblBorders>
        <w:bottom w:val="single" w:color="4472C4" w:themeColor="accent5" w:sz="4" w:space="0"/>
        <w:insideH w:val="single" w:color="4472C4" w:themeColor="accent5" w:sz="4" w:space="0"/>
        <w:insideV w:val="single" w:color="4472C4" w:themeColor="accent5" w:sz="4" w:space="0"/>
      </w:tblBorders>
      <w:tblCellMar>
        <w:left w:w="108" w:type="dxa"/>
        <w:top w:w="0" w:type="dxa"/>
        <w:right w:w="108" w:type="dxa"/>
        <w:bottom w:w="0" w:type="dxa"/>
      </w:tblCellMar>
    </w:tblPr>
    <w:tblStylePr w:type="band1Horz">
      <w:rPr>
        <w:rFonts w:ascii="Arial" w:hAnsi="Arial"/>
        <w:color w:val="404040"/>
        <w:sz w:val="22"/>
      </w:rPr>
      <w:tcPr>
        <w:shd w:val="clear" w:color="d8e2f3" w:themeColor="accent5" w:themeTint="34" w:fill="d8e2f3" w:themeFill="accent5" w:themeFillTint="34"/>
      </w:tcPr>
    </w:tblStylePr>
    <w:tblStylePr w:type="band1Vert">
      <w:rPr>
        <w:rFonts w:ascii="Arial" w:hAnsi="Arial"/>
        <w:color w:val="404040"/>
        <w:sz w:val="22"/>
      </w:rPr>
      <w:tcPr>
        <w:shd w:val="clear" w:color="d8e2f3" w:themeColor="accent5" w:themeTint="34" w:fill="d8e2f3" w:themeFill="accent5"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4472C4" w:themeColor="accent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4472C4" w:themeColor="accent5" w:sz="4" w:space="0"/>
          <w:left w:val="none" w:color="000000" w:sz="4" w:space="0"/>
          <w:bottom w:val="none" w:color="000000" w:sz="4" w:space="0"/>
          <w:right w:val="none" w:color="000000" w:sz="4" w:space="0"/>
        </w:tcBorders>
      </w:tcPr>
    </w:tblStylePr>
  </w:style>
  <w:style w:type="table" w:styleId="729" w:customStyle="1">
    <w:name w:val="Grid Table 2 - Accent 6"/>
    <w:basedOn w:val="684"/>
    <w:uiPriority w:val="99"/>
    <w:pPr>
      <w:spacing w:after="0" w:line="240" w:lineRule="auto"/>
    </w:pPr>
    <w:tblPr>
      <w:tblStyleRowBandSize w:val="1"/>
      <w:tblStyleColBandSize w:val="1"/>
      <w:tblInd w:w="0" w:type="dxa"/>
      <w:tblBorders>
        <w:bottom w:val="single" w:color="70AD47" w:themeColor="accent6" w:sz="4" w:space="0"/>
        <w:insideH w:val="single" w:color="70AD47" w:themeColor="accent6" w:sz="4" w:space="0"/>
        <w:insideV w:val="single" w:color="70AD47" w:themeColor="accent6" w:sz="4" w:space="0"/>
      </w:tblBorders>
      <w:tblCellMar>
        <w:left w:w="108" w:type="dxa"/>
        <w:top w:w="0" w:type="dxa"/>
        <w:right w:w="108" w:type="dxa"/>
        <w:bottom w:w="0" w:type="dxa"/>
      </w:tblCellMar>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70AD47" w:themeColor="accent6" w:sz="4" w:space="0"/>
          <w:left w:val="none" w:color="000000" w:sz="4" w:space="0"/>
          <w:bottom w:val="none" w:color="000000" w:sz="4" w:space="0"/>
          <w:right w:val="none" w:color="000000" w:sz="4" w:space="0"/>
        </w:tcBorders>
      </w:tcPr>
    </w:tblStylePr>
  </w:style>
  <w:style w:type="table" w:styleId="730">
    <w:name w:val="Grid Table 3"/>
    <w:basedOn w:val="684"/>
    <w:uiPriority w:val="99"/>
    <w:pPr>
      <w:spacing w:after="0" w:line="240" w:lineRule="auto"/>
    </w:pPr>
    <w:tblPr>
      <w:tblStyleRowBandSize w:val="1"/>
      <w:tblStyleColBandSize w:val="1"/>
      <w:tblInd w:w="0" w:type="dxa"/>
      <w:tblBorders>
        <w:bottom w:val="single" w:color="6A6A6A" w:themeColor="text1" w:themeTint="95" w:sz="4" w:space="0"/>
        <w:insideH w:val="single" w:color="6A6A6A" w:themeColor="text1" w:themeTint="95" w:sz="4" w:space="0"/>
        <w:insideV w:val="single" w:color="6A6A6A" w:themeColor="text1" w:themeTint="95" w:sz="4" w:space="0"/>
      </w:tblBorders>
      <w:tblCellMar>
        <w:left w:w="108" w:type="dxa"/>
        <w:top w:w="0" w:type="dxa"/>
        <w:right w:w="108" w:type="dxa"/>
        <w:bottom w:w="0" w:type="dxa"/>
      </w:tblCellMar>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31" w:customStyle="1">
    <w:name w:val="Grid Table 3 - Accent 1"/>
    <w:basedOn w:val="684"/>
    <w:uiPriority w:val="99"/>
    <w:pPr>
      <w:spacing w:after="0" w:line="240" w:lineRule="auto"/>
    </w:pPr>
    <w:tblPr>
      <w:tblStyleRowBandSize w:val="1"/>
      <w:tblStyleColBandSize w:val="1"/>
      <w:tblInd w:w="0" w:type="dxa"/>
      <w:tblBorders>
        <w:bottom w:val="single" w:color="68A2D8" w:themeColor="accent1" w:themeTint="EA" w:sz="4" w:space="0"/>
        <w:insideH w:val="single" w:color="68A2D8" w:themeColor="accent1" w:themeTint="EA" w:sz="4" w:space="0"/>
        <w:insideV w:val="single" w:color="68A2D8" w:themeColor="accent1" w:themeTint="EA" w:sz="4" w:space="0"/>
      </w:tblBorders>
      <w:tblCellMar>
        <w:left w:w="108" w:type="dxa"/>
        <w:top w:w="0" w:type="dxa"/>
        <w:right w:w="108" w:type="dxa"/>
        <w:bottom w:w="0" w:type="dxa"/>
      </w:tblCellMar>
    </w:tblPr>
    <w:tblStylePr w:type="band1Horz">
      <w:rPr>
        <w:rFonts w:ascii="Arial" w:hAnsi="Arial"/>
        <w:color w:val="404040"/>
        <w:sz w:val="22"/>
      </w:rPr>
      <w:tcPr>
        <w:shd w:val="clear" w:color="ddeaf6" w:themeColor="accent1" w:themeTint="34" w:fill="ddeaf6" w:themeFill="accent1" w:themeFillTint="34"/>
      </w:tcPr>
    </w:tblStylePr>
    <w:tblStylePr w:type="band1Vert">
      <w:rPr>
        <w:rFonts w:ascii="Arial" w:hAnsi="Arial"/>
        <w:color w:val="404040"/>
        <w:sz w:val="22"/>
      </w:rPr>
      <w:tcPr>
        <w:shd w:val="clear" w:color="ddeaf6" w:themeColor="accent1" w:themeTint="34" w:fill="ddeaf6" w:themeFill="accen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32" w:customStyle="1">
    <w:name w:val="Grid Table 3 - Accent 2"/>
    <w:basedOn w:val="684"/>
    <w:uiPriority w:val="99"/>
    <w:pPr>
      <w:spacing w:after="0" w:line="240" w:lineRule="auto"/>
    </w:pPr>
    <w:tblPr>
      <w:tblStyleRowBandSize w:val="1"/>
      <w:tblStyleColBandSize w:val="1"/>
      <w:tblInd w:w="0" w:type="dxa"/>
      <w:tblBorders>
        <w:bottom w:val="single" w:color="F4B184" w:themeColor="accent2" w:themeTint="97" w:sz="4" w:space="0"/>
        <w:insideH w:val="single" w:color="F4B184" w:themeColor="accent2" w:themeTint="97" w:sz="4" w:space="0"/>
        <w:insideV w:val="single" w:color="F4B184" w:themeColor="accent2" w:themeTint="97" w:sz="4" w:space="0"/>
      </w:tblBorders>
      <w:tblCellMar>
        <w:left w:w="108" w:type="dxa"/>
        <w:top w:w="0" w:type="dxa"/>
        <w:right w:w="108" w:type="dxa"/>
        <w:bottom w:w="0" w:type="dxa"/>
      </w:tblCellMar>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33" w:customStyle="1">
    <w:name w:val="Grid Table 3 - Accent 3"/>
    <w:basedOn w:val="684"/>
    <w:uiPriority w:val="99"/>
    <w:pPr>
      <w:spacing w:after="0" w:line="240" w:lineRule="auto"/>
    </w:pPr>
    <w:tblPr>
      <w:tblStyleRowBandSize w:val="1"/>
      <w:tblStyleColBandSize w:val="1"/>
      <w:tblInd w:w="0" w:type="dxa"/>
      <w:tblBorders>
        <w:bottom w:val="single" w:color="A5A5A5" w:themeColor="accent3" w:themeTint="FE" w:sz="4" w:space="0"/>
        <w:insideH w:val="single" w:color="A5A5A5" w:themeColor="accent3" w:themeTint="FE" w:sz="4" w:space="0"/>
        <w:insideV w:val="single" w:color="A5A5A5" w:themeColor="accent3" w:themeTint="FE" w:sz="4" w:space="0"/>
      </w:tblBorders>
      <w:tblCellMar>
        <w:left w:w="108" w:type="dxa"/>
        <w:top w:w="0" w:type="dxa"/>
        <w:right w:w="108" w:type="dxa"/>
        <w:bottom w:w="0" w:type="dxa"/>
      </w:tblCellMar>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34" w:customStyle="1">
    <w:name w:val="Grid Table 3 - Accent 4"/>
    <w:basedOn w:val="684"/>
    <w:uiPriority w:val="99"/>
    <w:pPr>
      <w:spacing w:after="0" w:line="240" w:lineRule="auto"/>
    </w:pPr>
    <w:tblPr>
      <w:tblStyleRowBandSize w:val="1"/>
      <w:tblStyleColBandSize w:val="1"/>
      <w:tblInd w:w="0" w:type="dxa"/>
      <w:tblBorders>
        <w:bottom w:val="single" w:color="FFD865" w:themeColor="accent4" w:themeTint="9A" w:sz="4" w:space="0"/>
        <w:insideH w:val="single" w:color="FFD865" w:themeColor="accent4" w:themeTint="9A" w:sz="4" w:space="0"/>
        <w:insideV w:val="single" w:color="FFD865" w:themeColor="accent4" w:themeTint="9A" w:sz="4" w:space="0"/>
      </w:tblBorders>
      <w:tblCellMar>
        <w:left w:w="108" w:type="dxa"/>
        <w:top w:w="0" w:type="dxa"/>
        <w:right w:w="108" w:type="dxa"/>
        <w:bottom w:w="0" w:type="dxa"/>
      </w:tblCellMar>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35" w:customStyle="1">
    <w:name w:val="Grid Table 3 - Accent 5"/>
    <w:basedOn w:val="684"/>
    <w:uiPriority w:val="99"/>
    <w:pPr>
      <w:spacing w:after="0" w:line="240" w:lineRule="auto"/>
    </w:pPr>
    <w:tblPr>
      <w:tblStyleRowBandSize w:val="1"/>
      <w:tblStyleColBandSize w:val="1"/>
      <w:tblInd w:w="0" w:type="dxa"/>
      <w:tblBorders>
        <w:bottom w:val="single" w:color="4472C4" w:themeColor="accent5" w:sz="4" w:space="0"/>
        <w:insideH w:val="single" w:color="4472C4" w:themeColor="accent5" w:sz="4" w:space="0"/>
        <w:insideV w:val="single" w:color="4472C4" w:themeColor="accent5" w:sz="4" w:space="0"/>
      </w:tblBorders>
      <w:tblCellMar>
        <w:left w:w="108" w:type="dxa"/>
        <w:top w:w="0" w:type="dxa"/>
        <w:right w:w="108" w:type="dxa"/>
        <w:bottom w:w="0" w:type="dxa"/>
      </w:tblCellMar>
    </w:tblPr>
    <w:tblStylePr w:type="band1Horz">
      <w:rPr>
        <w:rFonts w:ascii="Arial" w:hAnsi="Arial"/>
        <w:color w:val="404040"/>
        <w:sz w:val="22"/>
      </w:rPr>
      <w:tcPr>
        <w:shd w:val="clear" w:color="d8e2f3" w:themeColor="accent5" w:themeTint="34" w:fill="d8e2f3" w:themeFill="accent5" w:themeFillTint="34"/>
      </w:tcPr>
    </w:tblStylePr>
    <w:tblStylePr w:type="band1Vert">
      <w:rPr>
        <w:rFonts w:ascii="Arial" w:hAnsi="Arial"/>
        <w:color w:val="404040"/>
        <w:sz w:val="22"/>
      </w:rPr>
      <w:tcPr>
        <w:shd w:val="clear" w:color="d8e2f3" w:themeColor="accent5" w:themeTint="34" w:fill="d8e2f3" w:themeFill="accent5"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36" w:customStyle="1">
    <w:name w:val="Grid Table 3 - Accent 6"/>
    <w:basedOn w:val="684"/>
    <w:uiPriority w:val="99"/>
    <w:pPr>
      <w:spacing w:after="0" w:line="240" w:lineRule="auto"/>
    </w:pPr>
    <w:tblPr>
      <w:tblStyleRowBandSize w:val="1"/>
      <w:tblStyleColBandSize w:val="1"/>
      <w:tblInd w:w="0" w:type="dxa"/>
      <w:tblBorders>
        <w:bottom w:val="single" w:color="70AD47" w:themeColor="accent6" w:sz="4" w:space="0"/>
        <w:insideH w:val="single" w:color="70AD47" w:themeColor="accent6" w:sz="4" w:space="0"/>
        <w:insideV w:val="single" w:color="70AD47" w:themeColor="accent6" w:sz="4" w:space="0"/>
      </w:tblBorders>
      <w:tblCellMar>
        <w:left w:w="108" w:type="dxa"/>
        <w:top w:w="0" w:type="dxa"/>
        <w:right w:w="108" w:type="dxa"/>
        <w:bottom w:w="0" w:type="dxa"/>
      </w:tblCellMar>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737">
    <w:name w:val="Grid Table 4"/>
    <w:basedOn w:val="684"/>
    <w:uiPriority w:val="59"/>
    <w:pPr>
      <w:spacing w:after="0" w:line="240" w:lineRule="auto"/>
    </w:pPr>
    <w:tblPr>
      <w:tblStyleRowBandSize w:val="1"/>
      <w:tblStyleColBandSize w:val="1"/>
      <w:tblInd w:w="0" w:type="dxa"/>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CellMar>
        <w:left w:w="108" w:type="dxa"/>
        <w:top w:w="0" w:type="dxa"/>
        <w:right w:w="108" w:type="dxa"/>
        <w:bottom w:w="0" w:type="dxa"/>
      </w:tblCellMar>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38" w:customStyle="1">
    <w:name w:val="Grid Table 4 - Accent 1"/>
    <w:basedOn w:val="684"/>
    <w:uiPriority w:val="59"/>
    <w:pPr>
      <w:spacing w:after="0" w:line="240" w:lineRule="auto"/>
    </w:pPr>
    <w:tblPr>
      <w:tblStyleRowBandSize w:val="1"/>
      <w:tblStyleColBandSize w:val="1"/>
      <w:tblInd w:w="0" w:type="dxa"/>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insideV w:val="single" w:color="A2C6E7" w:themeColor="accent1" w:themeTint="90" w:sz="4" w:space="0"/>
      </w:tblBorders>
      <w:tblCellMar>
        <w:left w:w="108" w:type="dxa"/>
        <w:top w:w="0" w:type="dxa"/>
        <w:right w:w="108" w:type="dxa"/>
        <w:bottom w:w="0" w:type="dxa"/>
      </w:tblCellMar>
    </w:tblPr>
    <w:tblStylePr w:type="band1Horz">
      <w:rPr>
        <w:rFonts w:ascii="Arial" w:hAnsi="Arial"/>
        <w:color w:val="404040"/>
        <w:sz w:val="22"/>
      </w:rPr>
      <w:tcPr>
        <w:shd w:val="clear" w:color="deebf6" w:themeColor="accent1" w:themeTint="32" w:fill="deebf6" w:themeFill="accent1" w:themeFillTint="32"/>
      </w:tcPr>
    </w:tblStylePr>
    <w:tblStylePr w:type="band1Vert">
      <w:rPr>
        <w:rFonts w:ascii="Arial" w:hAnsi="Arial"/>
        <w:color w:val="404040"/>
        <w:sz w:val="22"/>
      </w:rPr>
      <w:tcPr>
        <w:shd w:val="clear" w:color="deebf6" w:themeColor="accent1" w:themeTint="32" w:fill="deebf6" w:themeFill="accent1" w:themeFillTint="32"/>
      </w:tcPr>
    </w:tblStylePr>
    <w:tblStylePr w:type="firstCol">
      <w:rPr>
        <w:b/>
        <w:color w:val="404040"/>
      </w:rPr>
    </w:tblStylePr>
    <w:tblStylePr w:type="firstRow">
      <w:rPr>
        <w:rFonts w:ascii="Arial" w:hAnsi="Arial"/>
        <w:b/>
        <w:color w:val="ffffff"/>
        <w:sz w:val="22"/>
      </w:rPr>
      <w:tcPr>
        <w:shd w:val="clear" w:color="68a2d8" w:themeColor="accent1" w:themeTint="EA" w:fill="68a2d8" w:themeFill="accent1" w:themeFillTint="EA"/>
        <w:tcBorders>
          <w:top w:val="single" w:color="68A2D8" w:themeColor="accent1" w:themeTint="EA" w:sz="4" w:space="0"/>
          <w:left w:val="single" w:color="68A2D8" w:themeColor="accent1" w:themeTint="EA" w:sz="4" w:space="0"/>
          <w:bottom w:val="single" w:color="68A2D8" w:themeColor="accent1" w:themeTint="EA" w:sz="4" w:space="0"/>
          <w:right w:val="single" w:color="68A2D8" w:themeColor="accent1" w:themeTint="EA" w:sz="4" w:space="0"/>
        </w:tcBorders>
      </w:tcPr>
    </w:tblStylePr>
    <w:tblStylePr w:type="lastCol">
      <w:rPr>
        <w:b/>
        <w:color w:val="404040"/>
      </w:rPr>
    </w:tblStylePr>
    <w:tblStylePr w:type="lastRow">
      <w:rPr>
        <w:b/>
        <w:color w:val="404040"/>
      </w:rPr>
      <w:tcPr>
        <w:tcBorders>
          <w:top w:val="single" w:color="68A2D8" w:themeColor="accent1" w:themeTint="EA" w:sz="4" w:space="0"/>
        </w:tcBorders>
      </w:tcPr>
    </w:tblStylePr>
  </w:style>
  <w:style w:type="table" w:styleId="739" w:customStyle="1">
    <w:name w:val="Grid Table 4 - Accent 2"/>
    <w:basedOn w:val="684"/>
    <w:uiPriority w:val="59"/>
    <w:pPr>
      <w:spacing w:after="0" w:line="240" w:lineRule="auto"/>
    </w:pPr>
    <w:tblPr>
      <w:tblStyleRowBandSize w:val="1"/>
      <w:tblStyleColBandSize w:val="1"/>
      <w:tblInd w:w="0" w:type="dxa"/>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CellMar>
        <w:left w:w="108" w:type="dxa"/>
        <w:top w:w="0" w:type="dxa"/>
        <w:right w:w="108" w:type="dxa"/>
        <w:bottom w:w="0" w:type="dxa"/>
      </w:tblCellMar>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4b184" w:themeColor="accent2" w:themeTint="97" w:fill="f4b184" w:themeFill="accent2" w:themeFillTint="97"/>
        <w:tc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cBorders>
      </w:tcPr>
    </w:tblStylePr>
    <w:tblStylePr w:type="lastCol">
      <w:rPr>
        <w:b/>
        <w:color w:val="404040"/>
      </w:rPr>
    </w:tblStylePr>
    <w:tblStylePr w:type="lastRow">
      <w:rPr>
        <w:b/>
        <w:color w:val="404040"/>
      </w:rPr>
      <w:tcPr>
        <w:tcBorders>
          <w:top w:val="single" w:color="F4B184" w:themeColor="accent2" w:themeTint="97" w:sz="4" w:space="0"/>
        </w:tcBorders>
      </w:tcPr>
    </w:tblStylePr>
  </w:style>
  <w:style w:type="table" w:styleId="740" w:customStyle="1">
    <w:name w:val="Grid Table 4 - Accent 3"/>
    <w:basedOn w:val="684"/>
    <w:uiPriority w:val="59"/>
    <w:pPr>
      <w:spacing w:after="0" w:line="240" w:lineRule="auto"/>
    </w:pPr>
    <w:tblPr>
      <w:tblStyleRowBandSize w:val="1"/>
      <w:tblStyleColBandSize w:val="1"/>
      <w:tblInd w:w="0" w:type="dxa"/>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CellMar>
        <w:left w:w="108" w:type="dxa"/>
        <w:top w:w="0" w:type="dxa"/>
        <w:right w:w="108" w:type="dxa"/>
        <w:bottom w:w="0" w:type="dxa"/>
      </w:tblCellMar>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b/>
        <w:color w:val="404040"/>
      </w:rPr>
    </w:tblStylePr>
    <w:tblStylePr w:type="firstRow">
      <w:rPr>
        <w:rFonts w:ascii="Arial" w:hAnsi="Arial"/>
        <w:b/>
        <w:color w:val="ffffff"/>
        <w:sz w:val="22"/>
      </w:rPr>
      <w:tcPr>
        <w:shd w:val="clear" w:color="a5a5a5" w:themeColor="accent3" w:themeTint="FE" w:fill="a5a5a5" w:themeFill="accent3" w:themeFillTint="FE"/>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tcPr>
    </w:tblStylePr>
    <w:tblStylePr w:type="lastCol">
      <w:rPr>
        <w:b/>
        <w:color w:val="404040"/>
      </w:rPr>
    </w:tblStylePr>
    <w:tblStylePr w:type="lastRow">
      <w:rPr>
        <w:b/>
        <w:color w:val="404040"/>
      </w:rPr>
      <w:tcPr>
        <w:tcBorders>
          <w:top w:val="single" w:color="A5A5A5" w:themeColor="accent3" w:themeTint="FE" w:sz="4" w:space="0"/>
        </w:tcBorders>
      </w:tcPr>
    </w:tblStylePr>
  </w:style>
  <w:style w:type="table" w:styleId="741" w:customStyle="1">
    <w:name w:val="Grid Table 4 - Accent 4"/>
    <w:basedOn w:val="684"/>
    <w:uiPriority w:val="59"/>
    <w:pPr>
      <w:spacing w:after="0" w:line="240" w:lineRule="auto"/>
    </w:pPr>
    <w:tblPr>
      <w:tblStyleRowBandSize w:val="1"/>
      <w:tblStyleColBandSize w:val="1"/>
      <w:tblInd w:w="0" w:type="dxa"/>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CellMar>
        <w:left w:w="108" w:type="dxa"/>
        <w:top w:w="0" w:type="dxa"/>
        <w:right w:w="108" w:type="dxa"/>
        <w:bottom w:w="0" w:type="dxa"/>
      </w:tblCellMar>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b/>
        <w:color w:val="404040"/>
      </w:rPr>
    </w:tblStylePr>
    <w:tblStylePr w:type="firstRow">
      <w:rPr>
        <w:rFonts w:ascii="Arial" w:hAnsi="Arial"/>
        <w:b/>
        <w:color w:val="ffffff"/>
        <w:sz w:val="22"/>
      </w:rPr>
      <w:tcPr>
        <w:shd w:val="clear" w:color="ffd865" w:themeColor="accent4" w:themeTint="9A" w:fill="ffd865" w:themeFill="accent4" w:themeFillTint="9A"/>
        <w:tc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cBorders>
      </w:tcPr>
    </w:tblStylePr>
    <w:tblStylePr w:type="lastCol">
      <w:rPr>
        <w:b/>
        <w:color w:val="404040"/>
      </w:rPr>
    </w:tblStylePr>
    <w:tblStylePr w:type="lastRow">
      <w:rPr>
        <w:b/>
        <w:color w:val="404040"/>
      </w:rPr>
      <w:tcPr>
        <w:tcBorders>
          <w:top w:val="single" w:color="FFD865" w:themeColor="accent4" w:themeTint="9A" w:sz="4" w:space="0"/>
        </w:tcBorders>
      </w:tcPr>
    </w:tblStylePr>
  </w:style>
  <w:style w:type="table" w:styleId="742" w:customStyle="1">
    <w:name w:val="Grid Table 4 - Accent 5"/>
    <w:basedOn w:val="684"/>
    <w:uiPriority w:val="59"/>
    <w:pPr>
      <w:spacing w:after="0" w:line="240" w:lineRule="auto"/>
    </w:pPr>
    <w:tblPr>
      <w:tblStyleRowBandSize w:val="1"/>
      <w:tblStyleColBandSize w:val="1"/>
      <w:tblInd w:w="0" w:type="dxa"/>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CellMar>
        <w:left w:w="108" w:type="dxa"/>
        <w:top w:w="0" w:type="dxa"/>
        <w:right w:w="108" w:type="dxa"/>
        <w:bottom w:w="0" w:type="dxa"/>
      </w:tblCellMar>
    </w:tblPr>
    <w:tblStylePr w:type="band1Horz">
      <w:rPr>
        <w:rFonts w:ascii="Arial" w:hAnsi="Arial"/>
        <w:color w:val="404040"/>
        <w:sz w:val="22"/>
      </w:rPr>
      <w:tcPr>
        <w:shd w:val="clear" w:color="d8e2f3" w:themeColor="accent5" w:themeTint="34" w:fill="d8e2f3" w:themeFill="accent5" w:themeFillTint="34"/>
      </w:tcPr>
    </w:tblStylePr>
    <w:tblStylePr w:type="band1Vert">
      <w:rPr>
        <w:rFonts w:ascii="Arial" w:hAnsi="Arial"/>
        <w:color w:val="404040"/>
        <w:sz w:val="22"/>
      </w:rPr>
      <w:tcPr>
        <w:shd w:val="clear" w:color="d8e2f3" w:themeColor="accent5" w:themeTint="34" w:fill="d8e2f3" w:themeFill="accent5" w:themeFillTint="34"/>
      </w:tcPr>
    </w:tblStylePr>
    <w:tblStylePr w:type="firstCol">
      <w:rPr>
        <w:b/>
        <w:color w:val="404040"/>
      </w:rPr>
    </w:tblStylePr>
    <w:tblStylePr w:type="firstRow">
      <w:rPr>
        <w:rFonts w:ascii="Arial" w:hAnsi="Arial"/>
        <w:b/>
        <w:color w:val="ffffff"/>
        <w:sz w:val="22"/>
      </w:rPr>
      <w:tcPr>
        <w:shd w:val="clear" w:color="4472c4" w:themeColor="accent5" w:fill="4472c4" w:themeFill="accent5"/>
        <w:tcBorders>
          <w:top w:val="single" w:color="4472C4" w:themeColor="accent5" w:sz="4" w:space="0"/>
          <w:left w:val="single" w:color="4472C4" w:themeColor="accent5" w:sz="4" w:space="0"/>
          <w:bottom w:val="single" w:color="4472C4" w:themeColor="accent5" w:sz="4" w:space="0"/>
          <w:right w:val="single" w:color="4472C4" w:themeColor="accent5" w:sz="4" w:space="0"/>
        </w:tcBorders>
      </w:tcPr>
    </w:tblStylePr>
    <w:tblStylePr w:type="lastCol">
      <w:rPr>
        <w:b/>
        <w:color w:val="404040"/>
      </w:rPr>
    </w:tblStylePr>
    <w:tblStylePr w:type="lastRow">
      <w:rPr>
        <w:b/>
        <w:color w:val="404040"/>
      </w:rPr>
      <w:tcPr>
        <w:tcBorders>
          <w:top w:val="single" w:color="4472C4" w:themeColor="accent5" w:sz="4" w:space="0"/>
        </w:tcBorders>
      </w:tcPr>
    </w:tblStylePr>
  </w:style>
  <w:style w:type="table" w:styleId="743" w:customStyle="1">
    <w:name w:val="Grid Table 4 - Accent 6"/>
    <w:basedOn w:val="684"/>
    <w:uiPriority w:val="59"/>
    <w:pPr>
      <w:spacing w:after="0" w:line="240" w:lineRule="auto"/>
    </w:pPr>
    <w:tblPr>
      <w:tblStyleRowBandSize w:val="1"/>
      <w:tblStyleColBandSize w:val="1"/>
      <w:tblInd w:w="0" w:type="dxa"/>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CellMar>
        <w:left w:w="108" w:type="dxa"/>
        <w:top w:w="0" w:type="dxa"/>
        <w:right w:w="108" w:type="dxa"/>
        <w:bottom w:w="0" w:type="dxa"/>
      </w:tblCellMar>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b/>
        <w:color w:val="404040"/>
      </w:rPr>
    </w:tblStylePr>
    <w:tblStylePr w:type="firstRow">
      <w:rPr>
        <w:rFonts w:ascii="Arial" w:hAnsi="Arial"/>
        <w:b/>
        <w:color w:val="ffffff"/>
        <w:sz w:val="22"/>
      </w:rPr>
      <w:tcPr>
        <w:shd w:val="clear" w:color="70ad47" w:themeColor="accent6"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tblStylePr>
    <w:tblStylePr w:type="lastRow">
      <w:rPr>
        <w:b/>
        <w:color w:val="404040"/>
      </w:rPr>
      <w:tcPr>
        <w:tcBorders>
          <w:top w:val="single" w:color="70AD47" w:themeColor="accent6" w:sz="4" w:space="0"/>
        </w:tcBorders>
      </w:tcPr>
    </w:tblStylePr>
  </w:style>
  <w:style w:type="table" w:styleId="744">
    <w:name w:val="Grid Table 5 Dark"/>
    <w:basedOn w:val="684"/>
    <w:uiPriority w:val="99"/>
    <w:pPr>
      <w:spacing w:after="0" w:line="240" w:lineRule="auto"/>
    </w:pPr>
    <w:tblPr>
      <w:tblStyleRowBandSize w:val="1"/>
      <w:tblStyleColBandSize w:val="1"/>
      <w:tblInd w:w="0" w:type="dxa"/>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CellMar>
        <w:left w:w="108" w:type="dxa"/>
        <w:top w:w="0" w:type="dxa"/>
        <w:right w:w="108" w:type="dxa"/>
        <w:bottom w:w="0" w:type="dxa"/>
      </w:tblCellMar>
    </w:tblPr>
    <w:tblStylePr w:type="band1Horz">
      <w:tcPr>
        <w:shd w:val="clear" w:color="8a8a8a" w:themeColor="text1" w:themeTint="75" w:fill="8a8a8a" w:themeFill="text1" w:themeFillTint="75"/>
      </w:tcPr>
    </w:tblStylePr>
    <w:tblStylePr w:type="band1Vert">
      <w:tcPr>
        <w:shd w:val="clear" w:color="8a8a8a" w:themeColor="text1" w:themeTint="75" w:fill="8a8a8a" w:themeFill="text1" w:themeFillTint="75"/>
      </w:tcPr>
    </w:tblStylePr>
    <w:tblStylePr w:type="firstCol">
      <w:rPr>
        <w:rFonts w:ascii="Arial" w:hAnsi="Arial"/>
        <w:b/>
        <w:color w:val="ffffff"/>
        <w:sz w:val="22"/>
      </w:rPr>
      <w:tcPr>
        <w:shd w:val="clear" w:color="000000" w:themeColor="text1" w:fill="000000" w:themeFill="text1"/>
      </w:tcPr>
    </w:tblStylePr>
    <w:tblStylePr w:type="firstRow">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lastRow">
      <w:rPr>
        <w:rFonts w:ascii="Arial" w:hAnsi="Arial"/>
        <w:b/>
        <w:color w:val="ffffff"/>
        <w:sz w:val="22"/>
      </w:rPr>
      <w:tcPr>
        <w:shd w:val="clear" w:color="000000" w:themeColor="text1" w:fill="000000" w:themeFill="text1"/>
        <w:tcBorders>
          <w:top w:val="single" w:color="FFFFFF" w:themeColor="light1" w:sz="4" w:space="0"/>
        </w:tcBorders>
      </w:tcPr>
    </w:tblStylePr>
  </w:style>
  <w:style w:type="table" w:styleId="745" w:customStyle="1">
    <w:name w:val="Grid Table 5 Dark- Accent 1"/>
    <w:basedOn w:val="684"/>
    <w:uiPriority w:val="99"/>
    <w:pPr>
      <w:spacing w:after="0" w:line="240" w:lineRule="auto"/>
    </w:pPr>
    <w:tblPr>
      <w:tblStyleRowBandSize w:val="1"/>
      <w:tblStyleColBandSize w:val="1"/>
      <w:tblInd w:w="0" w:type="dxa"/>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deaf6" w:themeColor="accent1" w:themeTint="34" w:fill="ddeaf6" w:themeFill="accent1" w:themeFillTint="34"/>
      <w:tblCellMar>
        <w:left w:w="108" w:type="dxa"/>
        <w:top w:w="0" w:type="dxa"/>
        <w:right w:w="108" w:type="dxa"/>
        <w:bottom w:w="0" w:type="dxa"/>
      </w:tblCellMar>
    </w:tblPr>
    <w:tblStylePr w:type="band1Horz">
      <w:tcPr>
        <w:shd w:val="clear" w:color="b3d0eb" w:themeColor="accent1" w:themeTint="75" w:fill="b3d0eb" w:themeFill="accent1" w:themeFillTint="75"/>
      </w:tcPr>
    </w:tblStylePr>
    <w:tblStylePr w:type="band1Vert">
      <w:tcPr>
        <w:shd w:val="clear" w:color="b3d0eb" w:themeColor="accent1" w:themeTint="75" w:fill="b3d0eb" w:themeFill="accent1" w:themeFillTint="75"/>
      </w:tcPr>
    </w:tblStylePr>
    <w:tblStylePr w:type="firstCol">
      <w:rPr>
        <w:rFonts w:ascii="Arial" w:hAnsi="Arial"/>
        <w:b/>
        <w:color w:val="ffffff"/>
        <w:sz w:val="22"/>
      </w:rPr>
      <w:tcPr>
        <w:shd w:val="clear" w:color="5b9bd5" w:themeColor="accent1" w:fill="5b9bd5" w:themeFill="accent1"/>
      </w:tcPr>
    </w:tblStylePr>
    <w:tblStylePr w:type="firstRow">
      <w:rPr>
        <w:rFonts w:ascii="Arial" w:hAnsi="Arial"/>
        <w:b/>
        <w:color w:val="ffffff"/>
        <w:sz w:val="22"/>
      </w:rPr>
      <w:tcPr>
        <w:shd w:val="clear" w:color="5b9bd5" w:themeColor="accent1" w:fill="5b9bd5" w:themeFill="accent1"/>
      </w:tcPr>
    </w:tblStylePr>
    <w:tblStylePr w:type="lastCol">
      <w:rPr>
        <w:rFonts w:ascii="Arial" w:hAnsi="Arial"/>
        <w:b/>
        <w:color w:val="ffffff"/>
        <w:sz w:val="22"/>
      </w:rPr>
      <w:tcPr>
        <w:shd w:val="clear" w:color="5b9bd5" w:themeColor="accent1" w:fill="5b9bd5" w:themeFill="accent1"/>
      </w:tcPr>
    </w:tblStylePr>
    <w:tblStylePr w:type="lastRow">
      <w:rPr>
        <w:rFonts w:ascii="Arial" w:hAnsi="Arial"/>
        <w:b/>
        <w:color w:val="ffffff"/>
        <w:sz w:val="22"/>
      </w:rPr>
      <w:tcPr>
        <w:shd w:val="clear" w:color="5b9bd5" w:themeColor="accent1" w:fill="5b9bd5" w:themeFill="accent1"/>
        <w:tcBorders>
          <w:top w:val="single" w:color="FFFFFF" w:themeColor="light1" w:sz="4" w:space="0"/>
        </w:tcBorders>
      </w:tcPr>
    </w:tblStylePr>
  </w:style>
  <w:style w:type="table" w:styleId="746" w:customStyle="1">
    <w:name w:val="Grid Table 5 Dark - Accent 2"/>
    <w:basedOn w:val="684"/>
    <w:uiPriority w:val="99"/>
    <w:pPr>
      <w:spacing w:after="0" w:line="240" w:lineRule="auto"/>
    </w:pPr>
    <w:tblPr>
      <w:tblStyleRowBandSize w:val="1"/>
      <w:tblStyleColBandSize w:val="1"/>
      <w:tblInd w:w="0" w:type="dxa"/>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be5d6" w:themeColor="accent2" w:themeTint="32" w:fill="fbe5d6" w:themeFill="accent2" w:themeFillTint="32"/>
      <w:tblCellMar>
        <w:left w:w="108" w:type="dxa"/>
        <w:top w:w="0" w:type="dxa"/>
        <w:right w:w="108" w:type="dxa"/>
        <w:bottom w:w="0" w:type="dxa"/>
      </w:tblCellMar>
    </w:tblPr>
    <w:tblStylePr w:type="band1Horz">
      <w:tcPr>
        <w:shd w:val="clear" w:color="f6c3a0" w:themeColor="accent2" w:themeTint="75" w:fill="f6c3a0" w:themeFill="accent2" w:themeFillTint="75"/>
      </w:tcPr>
    </w:tblStylePr>
    <w:tblStylePr w:type="band1Vert">
      <w:tcPr>
        <w:shd w:val="clear" w:color="f6c3a0" w:themeColor="accent2" w:themeTint="75" w:fill="f6c3a0" w:themeFill="accent2" w:themeFillTint="75"/>
      </w:tcPr>
    </w:tblStylePr>
    <w:tblStylePr w:type="firstCol">
      <w:rPr>
        <w:rFonts w:ascii="Arial" w:hAnsi="Arial"/>
        <w:b/>
        <w:color w:val="ffffff"/>
        <w:sz w:val="22"/>
      </w:rPr>
      <w:tcPr>
        <w:shd w:val="clear" w:color="ed7d31" w:themeColor="accent2" w:fill="ed7d31" w:themeFill="accent2"/>
      </w:tcPr>
    </w:tblStylePr>
    <w:tblStylePr w:type="firstRow">
      <w:rPr>
        <w:rFonts w:ascii="Arial" w:hAnsi="Arial"/>
        <w:b/>
        <w:color w:val="ffffff"/>
        <w:sz w:val="22"/>
      </w:rPr>
      <w:tcPr>
        <w:shd w:val="clear" w:color="ed7d31" w:themeColor="accent2" w:fill="ed7d31" w:themeFill="accent2"/>
      </w:tcPr>
    </w:tblStylePr>
    <w:tblStylePr w:type="lastCol">
      <w:rPr>
        <w:rFonts w:ascii="Arial" w:hAnsi="Arial"/>
        <w:b/>
        <w:color w:val="ffffff"/>
        <w:sz w:val="22"/>
      </w:rPr>
      <w:tcPr>
        <w:shd w:val="clear" w:color="ed7d31" w:themeColor="accent2" w:fill="ed7d31" w:themeFill="accent2"/>
      </w:tcPr>
    </w:tblStylePr>
    <w:tblStylePr w:type="lastRow">
      <w:rPr>
        <w:rFonts w:ascii="Arial" w:hAnsi="Arial"/>
        <w:b/>
        <w:color w:val="ffffff"/>
        <w:sz w:val="22"/>
      </w:rPr>
      <w:tcPr>
        <w:shd w:val="clear" w:color="ed7d31" w:themeColor="accent2" w:fill="ed7d31" w:themeFill="accent2"/>
        <w:tcBorders>
          <w:top w:val="single" w:color="FFFFFF" w:themeColor="light1" w:sz="4" w:space="0"/>
        </w:tcBorders>
      </w:tcPr>
    </w:tblStylePr>
  </w:style>
  <w:style w:type="table" w:styleId="747" w:customStyle="1">
    <w:name w:val="Grid Table 5 Dark - Accent 3"/>
    <w:basedOn w:val="684"/>
    <w:uiPriority w:val="99"/>
    <w:pPr>
      <w:spacing w:after="0" w:line="240" w:lineRule="auto"/>
    </w:pPr>
    <w:tblPr>
      <w:tblStyleRowBandSize w:val="1"/>
      <w:tblStyleColBandSize w:val="1"/>
      <w:tblInd w:w="0" w:type="dxa"/>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cecec" w:themeColor="accent3" w:themeTint="34" w:fill="ececec" w:themeFill="accent3" w:themeFillTint="34"/>
      <w:tblCellMar>
        <w:left w:w="108" w:type="dxa"/>
        <w:top w:w="0" w:type="dxa"/>
        <w:right w:w="108" w:type="dxa"/>
        <w:bottom w:w="0" w:type="dxa"/>
      </w:tblCellMar>
    </w:tblPr>
    <w:tblStylePr w:type="band1Horz">
      <w:tcPr>
        <w:shd w:val="clear" w:color="d5d5d5" w:themeColor="accent3" w:themeTint="75" w:fill="d5d5d5" w:themeFill="accent3" w:themeFillTint="75"/>
      </w:tcPr>
    </w:tblStylePr>
    <w:tblStylePr w:type="band1Vert">
      <w:tcPr>
        <w:shd w:val="clear" w:color="d5d5d5" w:themeColor="accent3" w:themeTint="75" w:fill="d5d5d5" w:themeFill="accent3" w:themeFillTint="75"/>
      </w:tcPr>
    </w:tblStylePr>
    <w:tblStylePr w:type="firstCol">
      <w:rPr>
        <w:rFonts w:ascii="Arial" w:hAnsi="Arial"/>
        <w:b/>
        <w:color w:val="ffffff"/>
        <w:sz w:val="22"/>
      </w:rPr>
      <w:tcPr>
        <w:shd w:val="clear" w:color="a5a5a5" w:themeColor="accent3" w:fill="a5a5a5" w:themeFill="accent3"/>
      </w:tcPr>
    </w:tblStylePr>
    <w:tblStylePr w:type="firstRow">
      <w:rPr>
        <w:rFonts w:ascii="Arial" w:hAnsi="Arial"/>
        <w:b/>
        <w:color w:val="ffffff"/>
        <w:sz w:val="22"/>
      </w:rPr>
      <w:tcPr>
        <w:shd w:val="clear" w:color="a5a5a5" w:themeColor="accent3" w:fill="a5a5a5" w:themeFill="accent3"/>
      </w:tcPr>
    </w:tblStylePr>
    <w:tblStylePr w:type="lastCol">
      <w:rPr>
        <w:rFonts w:ascii="Arial" w:hAnsi="Arial"/>
        <w:b/>
        <w:color w:val="ffffff"/>
        <w:sz w:val="22"/>
      </w:rPr>
      <w:tcPr>
        <w:shd w:val="clear" w:color="a5a5a5" w:themeColor="accent3" w:fill="a5a5a5" w:themeFill="accent3"/>
      </w:tcPr>
    </w:tblStylePr>
    <w:tblStylePr w:type="lastRow">
      <w:rPr>
        <w:rFonts w:ascii="Arial" w:hAnsi="Arial"/>
        <w:b/>
        <w:color w:val="ffffff"/>
        <w:sz w:val="22"/>
      </w:rPr>
      <w:tcPr>
        <w:shd w:val="clear" w:color="a5a5a5" w:themeColor="accent3" w:fill="a5a5a5" w:themeFill="accent3"/>
        <w:tcBorders>
          <w:top w:val="single" w:color="FFFFFF" w:themeColor="light1" w:sz="4" w:space="0"/>
        </w:tcBorders>
      </w:tcPr>
    </w:tblStylePr>
  </w:style>
  <w:style w:type="table" w:styleId="748" w:customStyle="1">
    <w:name w:val="Grid Table 5 Dark- Accent 4"/>
    <w:basedOn w:val="684"/>
    <w:uiPriority w:val="99"/>
    <w:pPr>
      <w:spacing w:after="0" w:line="240" w:lineRule="auto"/>
    </w:pPr>
    <w:tblPr>
      <w:tblStyleRowBandSize w:val="1"/>
      <w:tblStyleColBandSize w:val="1"/>
      <w:tblInd w:w="0" w:type="dxa"/>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ff2cb" w:themeColor="accent4" w:themeTint="34" w:fill="fff2cb" w:themeFill="accent4" w:themeFillTint="34"/>
      <w:tblCellMar>
        <w:left w:w="108" w:type="dxa"/>
        <w:top w:w="0" w:type="dxa"/>
        <w:right w:w="108" w:type="dxa"/>
        <w:bottom w:w="0" w:type="dxa"/>
      </w:tblCellMar>
    </w:tblPr>
    <w:tblStylePr w:type="band1Horz">
      <w:tcPr>
        <w:shd w:val="clear" w:color="ffe28a" w:themeColor="accent4" w:themeTint="75" w:fill="ffe28a" w:themeFill="accent4" w:themeFillTint="75"/>
      </w:tcPr>
    </w:tblStylePr>
    <w:tblStylePr w:type="band1Vert">
      <w:tcPr>
        <w:shd w:val="clear" w:color="ffe28a" w:themeColor="accent4" w:themeTint="75" w:fill="ffe28a" w:themeFill="accent4" w:themeFillTint="75"/>
      </w:tcPr>
    </w:tblStylePr>
    <w:tblStylePr w:type="firstCol">
      <w:rPr>
        <w:rFonts w:ascii="Arial" w:hAnsi="Arial"/>
        <w:b/>
        <w:color w:val="ffffff"/>
        <w:sz w:val="22"/>
      </w:rPr>
      <w:tcPr>
        <w:shd w:val="clear" w:color="ffc000" w:themeColor="accent4" w:fill="ffc000" w:themeFill="accent4"/>
      </w:tcPr>
    </w:tblStylePr>
    <w:tblStylePr w:type="firstRow">
      <w:rPr>
        <w:rFonts w:ascii="Arial" w:hAnsi="Arial"/>
        <w:b/>
        <w:color w:val="ffffff"/>
        <w:sz w:val="22"/>
      </w:rPr>
      <w:tcPr>
        <w:shd w:val="clear" w:color="ffc000" w:themeColor="accent4" w:fill="ffc000" w:themeFill="accent4"/>
      </w:tcPr>
    </w:tblStylePr>
    <w:tblStylePr w:type="lastCol">
      <w:rPr>
        <w:rFonts w:ascii="Arial" w:hAnsi="Arial"/>
        <w:b/>
        <w:color w:val="ffffff"/>
        <w:sz w:val="22"/>
      </w:rPr>
      <w:tcPr>
        <w:shd w:val="clear" w:color="ffc000" w:themeColor="accent4" w:fill="ffc000" w:themeFill="accent4"/>
      </w:tcPr>
    </w:tblStylePr>
    <w:tblStylePr w:type="lastRow">
      <w:rPr>
        <w:rFonts w:ascii="Arial" w:hAnsi="Arial"/>
        <w:b/>
        <w:color w:val="ffffff"/>
        <w:sz w:val="22"/>
      </w:rPr>
      <w:tcPr>
        <w:shd w:val="clear" w:color="ffc000" w:themeColor="accent4" w:fill="ffc000" w:themeFill="accent4"/>
        <w:tcBorders>
          <w:top w:val="single" w:color="FFFFFF" w:themeColor="light1" w:sz="4" w:space="0"/>
        </w:tcBorders>
      </w:tcPr>
    </w:tblStylePr>
  </w:style>
  <w:style w:type="table" w:styleId="749" w:customStyle="1">
    <w:name w:val="Grid Table 5 Dark - Accent 5"/>
    <w:basedOn w:val="684"/>
    <w:uiPriority w:val="99"/>
    <w:pPr>
      <w:spacing w:after="0" w:line="240" w:lineRule="auto"/>
    </w:pPr>
    <w:tblPr>
      <w:tblStyleRowBandSize w:val="1"/>
      <w:tblStyleColBandSize w:val="1"/>
      <w:tblInd w:w="0" w:type="dxa"/>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8e2f3" w:themeColor="accent5" w:themeTint="34" w:fill="d8e2f3" w:themeFill="accent5" w:themeFillTint="34"/>
      <w:tblCellMar>
        <w:left w:w="108" w:type="dxa"/>
        <w:top w:w="0" w:type="dxa"/>
        <w:right w:w="108" w:type="dxa"/>
        <w:bottom w:w="0" w:type="dxa"/>
      </w:tblCellMar>
    </w:tblPr>
    <w:tblStylePr w:type="band1Horz">
      <w:tcPr>
        <w:shd w:val="clear" w:color="a9bee4" w:themeColor="accent5" w:themeTint="75" w:fill="a9bee4" w:themeFill="accent5" w:themeFillTint="75"/>
      </w:tcPr>
    </w:tblStylePr>
    <w:tblStylePr w:type="band1Vert">
      <w:tcPr>
        <w:shd w:val="clear" w:color="a9bee4" w:themeColor="accent5" w:themeTint="75" w:fill="a9bee4" w:themeFill="accent5" w:themeFillTint="75"/>
      </w:tcPr>
    </w:tblStylePr>
    <w:tblStylePr w:type="firstCol">
      <w:rPr>
        <w:rFonts w:ascii="Arial" w:hAnsi="Arial"/>
        <w:b/>
        <w:color w:val="ffffff"/>
        <w:sz w:val="22"/>
      </w:rPr>
      <w:tcPr>
        <w:shd w:val="clear" w:color="4472c4" w:themeColor="accent5" w:fill="4472c4" w:themeFill="accent5"/>
      </w:tcPr>
    </w:tblStylePr>
    <w:tblStylePr w:type="firstRow">
      <w:rPr>
        <w:rFonts w:ascii="Arial" w:hAnsi="Arial"/>
        <w:b/>
        <w:color w:val="ffffff"/>
        <w:sz w:val="22"/>
      </w:rPr>
      <w:tcPr>
        <w:shd w:val="clear" w:color="4472c4" w:themeColor="accent5" w:fill="4472c4" w:themeFill="accent5"/>
      </w:tcPr>
    </w:tblStylePr>
    <w:tblStylePr w:type="lastCol">
      <w:rPr>
        <w:rFonts w:ascii="Arial" w:hAnsi="Arial"/>
        <w:b/>
        <w:color w:val="ffffff"/>
        <w:sz w:val="22"/>
      </w:rPr>
      <w:tcPr>
        <w:shd w:val="clear" w:color="4472c4" w:themeColor="accent5" w:fill="4472c4" w:themeFill="accent5"/>
      </w:tcPr>
    </w:tblStylePr>
    <w:tblStylePr w:type="lastRow">
      <w:rPr>
        <w:rFonts w:ascii="Arial" w:hAnsi="Arial"/>
        <w:b/>
        <w:color w:val="ffffff"/>
        <w:sz w:val="22"/>
      </w:rPr>
      <w:tcPr>
        <w:shd w:val="clear" w:color="4472c4" w:themeColor="accent5" w:fill="4472c4" w:themeFill="accent5"/>
        <w:tcBorders>
          <w:top w:val="single" w:color="FFFFFF" w:themeColor="light1" w:sz="4" w:space="0"/>
        </w:tcBorders>
      </w:tcPr>
    </w:tblStylePr>
  </w:style>
  <w:style w:type="table" w:styleId="750" w:customStyle="1">
    <w:name w:val="Grid Table 5 Dark - Accent 6"/>
    <w:basedOn w:val="684"/>
    <w:uiPriority w:val="99"/>
    <w:pPr>
      <w:spacing w:after="0" w:line="240" w:lineRule="auto"/>
    </w:pPr>
    <w:tblPr>
      <w:tblStyleRowBandSize w:val="1"/>
      <w:tblStyleColBandSize w:val="1"/>
      <w:tblInd w:w="0" w:type="dxa"/>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1efd8" w:themeColor="accent6" w:themeTint="34" w:fill="e1efd8" w:themeFill="accent6" w:themeFillTint="34"/>
      <w:tblCellMar>
        <w:left w:w="108" w:type="dxa"/>
        <w:top w:w="0" w:type="dxa"/>
        <w:right w:w="108" w:type="dxa"/>
        <w:bottom w:w="0" w:type="dxa"/>
      </w:tblCellMar>
    </w:tblPr>
    <w:tblStylePr w:type="band1Horz">
      <w:tcPr>
        <w:shd w:val="clear" w:color="bcdba8" w:themeColor="accent6" w:themeTint="75" w:fill="bcdba8" w:themeFill="accent6" w:themeFillTint="75"/>
      </w:tcPr>
    </w:tblStylePr>
    <w:tblStylePr w:type="band1Vert">
      <w:tcPr>
        <w:shd w:val="clear" w:color="bcdba8" w:themeColor="accent6" w:themeTint="75" w:fill="bcdba8" w:themeFill="accent6" w:themeFillTint="75"/>
      </w:tcPr>
    </w:tblStylePr>
    <w:tblStylePr w:type="firstCol">
      <w:rPr>
        <w:rFonts w:ascii="Arial" w:hAnsi="Arial"/>
        <w:b/>
        <w:color w:val="ffffff"/>
        <w:sz w:val="22"/>
      </w:rPr>
      <w:tcPr>
        <w:shd w:val="clear" w:color="70ad47" w:themeColor="accent6" w:fill="70ad47" w:themeFill="accent6"/>
      </w:tcPr>
    </w:tblStylePr>
    <w:tblStylePr w:type="firstRow">
      <w:rPr>
        <w:rFonts w:ascii="Arial" w:hAnsi="Arial"/>
        <w:b/>
        <w:color w:val="ffffff"/>
        <w:sz w:val="22"/>
      </w:rPr>
      <w:tcPr>
        <w:shd w:val="clear" w:color="70ad47" w:themeColor="accent6" w:fill="70ad47" w:themeFill="accent6"/>
      </w:tcPr>
    </w:tblStylePr>
    <w:tblStylePr w:type="lastCol">
      <w:rPr>
        <w:rFonts w:ascii="Arial" w:hAnsi="Arial"/>
        <w:b/>
        <w:color w:val="ffffff"/>
        <w:sz w:val="22"/>
      </w:rPr>
      <w:tcPr>
        <w:shd w:val="clear" w:color="70ad47" w:themeColor="accent6" w:fill="70ad47" w:themeFill="accent6"/>
      </w:tcPr>
    </w:tblStylePr>
    <w:tblStylePr w:type="lastRow">
      <w:rPr>
        <w:rFonts w:ascii="Arial" w:hAnsi="Arial"/>
        <w:b/>
        <w:color w:val="ffffff"/>
        <w:sz w:val="22"/>
      </w:rPr>
      <w:tcPr>
        <w:shd w:val="clear" w:color="70ad47" w:themeColor="accent6" w:fill="70ad47" w:themeFill="accent6"/>
        <w:tcBorders>
          <w:top w:val="single" w:color="FFFFFF" w:themeColor="light1" w:sz="4" w:space="0"/>
        </w:tcBorders>
      </w:tcPr>
    </w:tblStylePr>
  </w:style>
  <w:style w:type="table" w:styleId="751">
    <w:name w:val="Grid Table 6 Colorful"/>
    <w:basedOn w:val="684"/>
    <w:uiPriority w:val="99"/>
    <w:pPr>
      <w:spacing w:after="0" w:line="240" w:lineRule="auto"/>
    </w:pPr>
    <w:tblPr>
      <w:tblStyleRowBandSize w:val="1"/>
      <w:tblStyleColBandSize w:val="1"/>
      <w:tblInd w:w="0" w:type="dxa"/>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CellMar>
        <w:left w:w="108" w:type="dxa"/>
        <w:top w:w="0" w:type="dxa"/>
        <w:right w:w="108" w:type="dxa"/>
        <w:bottom w:w="0" w:type="dxa"/>
      </w:tblCellMar>
    </w:tblPr>
    <w:tblStylePr w:type="band1Horz">
      <w:rPr>
        <w:rFonts w:ascii="Arial" w:hAnsi="Arial"/>
        <w:color w:val="7f7f7f" w:themeColor="text1" w:themeTint="80" w:themeShade="95"/>
        <w:sz w:val="22"/>
      </w:rPr>
      <w:tcPr>
        <w:shd w:val="clear" w:color="cbcbcb" w:themeColor="text1" w:themeTint="34" w:fill="cbcbcb" w:themeFill="text1" w:themeFillTint="34"/>
      </w:tcPr>
    </w:tblStylePr>
    <w:tblStylePr w:type="band1Vert">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themeTint="80"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752" w:customStyle="1">
    <w:name w:val="Grid Table 6 Colorful - Accent 1"/>
    <w:basedOn w:val="684"/>
    <w:uiPriority w:val="99"/>
    <w:pPr>
      <w:spacing w:after="0" w:line="240" w:lineRule="auto"/>
    </w:pPr>
    <w:tblPr>
      <w:tblStyleRowBandSize w:val="1"/>
      <w:tblStyleColBandSize w:val="1"/>
      <w:tblInd w:w="0" w:type="dxa"/>
      <w:tblBorders>
        <w:top w:val="single" w:color="ACCCEA" w:themeColor="accent1" w:themeTint="80" w:sz="4" w:space="0"/>
        <w:left w:val="single" w:color="ACCCEA" w:themeColor="accent1" w:themeTint="80" w:sz="4" w:space="0"/>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CellMar>
        <w:left w:w="108" w:type="dxa"/>
        <w:top w:w="0" w:type="dxa"/>
        <w:right w:w="108" w:type="dxa"/>
        <w:bottom w:w="0" w:type="dxa"/>
      </w:tblCellMar>
    </w:tblPr>
    <w:tblStylePr w:type="band1Horz">
      <w:rPr>
        <w:rFonts w:ascii="Arial" w:hAnsi="Arial"/>
        <w:color w:val="acccea" w:themeColor="accent1" w:themeTint="80" w:themeShade="95"/>
        <w:sz w:val="22"/>
      </w:rPr>
      <w:tcPr>
        <w:shd w:val="clear" w:color="ddeaf6" w:themeColor="accent1" w:themeTint="34" w:fill="ddeaf6" w:themeFill="accent1" w:themeFillTint="34"/>
      </w:tcPr>
    </w:tblStylePr>
    <w:tblStylePr w:type="band1Vert">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tblStylePr w:type="firstCol">
      <w:rPr>
        <w:b/>
        <w:color w:val="acccea" w:themeColor="accent1" w:themeTint="80" w:themeShade="95"/>
      </w:rPr>
    </w:tblStylePr>
    <w:tblStylePr w:type="firstRow">
      <w:rPr>
        <w:b/>
        <w:color w:val="acccea" w:themeColor="accent1" w:themeTint="80" w:themeShade="95"/>
      </w:rPr>
      <w:tcPr>
        <w:tcBorders>
          <w:bottom w:val="single" w:color="ACCCEA" w:themeColor="accent1" w:themeTint="80" w:sz="12" w:space="0"/>
        </w:tcBorders>
      </w:tcPr>
    </w:tblStylePr>
    <w:tblStylePr w:type="lastCol">
      <w:rPr>
        <w:b/>
        <w:color w:val="acccea" w:themeColor="accent1" w:themeTint="80" w:themeShade="95"/>
      </w:rPr>
    </w:tblStylePr>
    <w:tblStylePr w:type="lastRow">
      <w:rPr>
        <w:b/>
        <w:color w:val="acccea" w:themeColor="accent1" w:themeTint="80" w:themeShade="95"/>
      </w:rPr>
    </w:tblStylePr>
  </w:style>
  <w:style w:type="table" w:styleId="753" w:customStyle="1">
    <w:name w:val="Grid Table 6 Colorful - Accent 2"/>
    <w:basedOn w:val="684"/>
    <w:uiPriority w:val="99"/>
    <w:pPr>
      <w:spacing w:after="0" w:line="240" w:lineRule="auto"/>
    </w:pPr>
    <w:tblPr>
      <w:tblStyleRowBandSize w:val="1"/>
      <w:tblStyleColBandSize w:val="1"/>
      <w:tblInd w:w="0" w:type="dxa"/>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CellMar>
        <w:left w:w="108" w:type="dxa"/>
        <w:top w:w="0" w:type="dxa"/>
        <w:right w:w="108" w:type="dxa"/>
        <w:bottom w:w="0" w:type="dxa"/>
      </w:tblCellMar>
    </w:tblPr>
    <w:tblStylePr w:type="band1Horz">
      <w:rPr>
        <w:rFonts w:ascii="Arial" w:hAnsi="Arial"/>
        <w:color w:val="f4b184" w:themeColor="accent2" w:themeTint="97" w:themeShade="95"/>
        <w:sz w:val="22"/>
      </w:rPr>
      <w:tcPr>
        <w:shd w:val="clear" w:color="fbe5d6" w:themeColor="accent2" w:themeTint="32" w:fill="fbe5d6" w:themeFill="accent2" w:themeFillTint="32"/>
      </w:tcPr>
    </w:tblStylePr>
    <w:tblStylePr w:type="band1Vert">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themeTint="97" w:sz="12" w:space="0"/>
        </w:tcBorders>
      </w:tcPr>
    </w:tblStylePr>
    <w:tblStylePr w:type="lastCol">
      <w:rPr>
        <w:b/>
        <w:color w:val="f4b184" w:themeColor="accent2" w:themeTint="97" w:themeShade="95"/>
      </w:rPr>
    </w:tblStylePr>
    <w:tblStylePr w:type="lastRow">
      <w:rPr>
        <w:b/>
        <w:color w:val="f4b184" w:themeColor="accent2" w:themeTint="97" w:themeShade="95"/>
      </w:rPr>
    </w:tblStylePr>
  </w:style>
  <w:style w:type="table" w:styleId="754" w:customStyle="1">
    <w:name w:val="Grid Table 6 Colorful - Accent 3"/>
    <w:basedOn w:val="684"/>
    <w:uiPriority w:val="99"/>
    <w:pPr>
      <w:spacing w:after="0" w:line="240" w:lineRule="auto"/>
    </w:pPr>
    <w:tblPr>
      <w:tblStyleRowBandSize w:val="1"/>
      <w:tblStyleColBandSize w:val="1"/>
      <w:tblInd w:w="0" w:type="dxa"/>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CellMar>
        <w:left w:w="108" w:type="dxa"/>
        <w:top w:w="0" w:type="dxa"/>
        <w:right w:w="108" w:type="dxa"/>
        <w:bottom w:w="0" w:type="dxa"/>
      </w:tblCellMar>
    </w:tblPr>
    <w:tblStylePr w:type="band1Horz">
      <w:rPr>
        <w:rFonts w:ascii="Arial" w:hAnsi="Arial"/>
        <w:color w:val="a5a5a5" w:themeColor="accent3" w:themeTint="FE" w:themeShade="95"/>
        <w:sz w:val="22"/>
      </w:rPr>
      <w:tcPr>
        <w:shd w:val="clear" w:color="ececec" w:themeColor="accent3" w:themeTint="34" w:fill="ececec" w:themeFill="accent3" w:themeFillTint="34"/>
      </w:tcPr>
    </w:tblStylePr>
    <w:tblStylePr w:type="band1Vert">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tblStylePr w:type="firstCol">
      <w:rPr>
        <w:b/>
        <w:color w:val="a5a5a5" w:themeColor="accent3" w:themeTint="FE" w:themeShade="95"/>
      </w:rPr>
    </w:tblStylePr>
    <w:tblStylePr w:type="firstRow">
      <w:rPr>
        <w:b/>
        <w:color w:val="a5a5a5" w:themeColor="accent3" w:themeTint="FE" w:themeShade="95"/>
      </w:rPr>
      <w:tcPr>
        <w:tcBorders>
          <w:bottom w:val="single" w:color="A5A5A5" w:themeColor="accent3" w:themeTint="FE" w:sz="12" w:space="0"/>
        </w:tcBorders>
      </w:tcPr>
    </w:tblStylePr>
    <w:tblStylePr w:type="lastCol">
      <w:rPr>
        <w:b/>
        <w:color w:val="a5a5a5" w:themeColor="accent3" w:themeTint="FE" w:themeShade="95"/>
      </w:rPr>
    </w:tblStylePr>
    <w:tblStylePr w:type="lastRow">
      <w:rPr>
        <w:b/>
        <w:color w:val="a5a5a5" w:themeColor="accent3" w:themeTint="FE" w:themeShade="95"/>
      </w:rPr>
    </w:tblStylePr>
  </w:style>
  <w:style w:type="table" w:styleId="755" w:customStyle="1">
    <w:name w:val="Grid Table 6 Colorful - Accent 4"/>
    <w:basedOn w:val="684"/>
    <w:uiPriority w:val="99"/>
    <w:pPr>
      <w:spacing w:after="0" w:line="240" w:lineRule="auto"/>
    </w:pPr>
    <w:tblPr>
      <w:tblStyleRowBandSize w:val="1"/>
      <w:tblStyleColBandSize w:val="1"/>
      <w:tblInd w:w="0" w:type="dxa"/>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CellMar>
        <w:left w:w="108" w:type="dxa"/>
        <w:top w:w="0" w:type="dxa"/>
        <w:right w:w="108" w:type="dxa"/>
        <w:bottom w:w="0" w:type="dxa"/>
      </w:tblCellMar>
    </w:tblPr>
    <w:tblStylePr w:type="band1Horz">
      <w:rPr>
        <w:rFonts w:ascii="Arial" w:hAnsi="Arial"/>
        <w:color w:val="ffd865" w:themeColor="accent4" w:themeTint="9A" w:themeShade="95"/>
        <w:sz w:val="22"/>
      </w:rPr>
      <w:tcPr>
        <w:shd w:val="clear" w:color="fff2cb" w:themeColor="accent4" w:themeTint="34" w:fill="fff2cb" w:themeFill="accent4" w:themeFillTint="34"/>
      </w:tcPr>
    </w:tblStylePr>
    <w:tblStylePr w:type="band1Vert">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themeTint="9A" w:sz="12" w:space="0"/>
        </w:tcBorders>
      </w:tcPr>
    </w:tblStylePr>
    <w:tblStylePr w:type="lastCol">
      <w:rPr>
        <w:b/>
        <w:color w:val="ffd865" w:themeColor="accent4" w:themeTint="9A" w:themeShade="95"/>
      </w:rPr>
    </w:tblStylePr>
    <w:tblStylePr w:type="lastRow">
      <w:rPr>
        <w:b/>
        <w:color w:val="ffd865" w:themeColor="accent4" w:themeTint="9A" w:themeShade="95"/>
      </w:rPr>
    </w:tblStylePr>
  </w:style>
  <w:style w:type="table" w:styleId="756" w:customStyle="1">
    <w:name w:val="Grid Table 6 Colorful - Accent 5"/>
    <w:basedOn w:val="684"/>
    <w:uiPriority w:val="99"/>
    <w:pPr>
      <w:spacing w:after="0" w:line="240" w:lineRule="auto"/>
    </w:pPr>
    <w:tblPr>
      <w:tblStyleRowBandSize w:val="1"/>
      <w:tblStyleColBandSize w:val="1"/>
      <w:tblInd w:w="0" w:type="dxa"/>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CellMar>
        <w:left w:w="108" w:type="dxa"/>
        <w:top w:w="0" w:type="dxa"/>
        <w:right w:w="108" w:type="dxa"/>
        <w:bottom w:w="0" w:type="dxa"/>
      </w:tblCellMar>
    </w:tblPr>
    <w:tblStylePr w:type="band1Horz">
      <w:rPr>
        <w:rFonts w:ascii="Arial" w:hAnsi="Arial"/>
        <w:color w:val="254175" w:themeColor="accent5" w:themeShade="95"/>
        <w:sz w:val="22"/>
      </w:rPr>
      <w:tcPr>
        <w:shd w:val="clear" w:color="d8e2f3" w:themeColor="accent5" w:themeTint="34" w:fill="d8e2f3" w:themeFill="accent5" w:themeFillTint="34"/>
      </w:tcPr>
    </w:tblStylePr>
    <w:tblStylePr w:type="band1Vert">
      <w:tcPr>
        <w:shd w:val="clear" w:color="d8e2f3" w:themeColor="accent5" w:themeTint="34" w:fill="d8e2f3" w:themeFill="accent5" w:themeFillTint="34"/>
      </w:tcPr>
    </w:tblStylePr>
    <w:tblStylePr w:type="band2Horz">
      <w:rPr>
        <w:rFonts w:ascii="Arial" w:hAnsi="Arial"/>
        <w:color w:val="254175" w:themeColor="accent5" w:themeShade="95"/>
        <w:sz w:val="22"/>
      </w:rPr>
    </w:tblStylePr>
    <w:tblStylePr w:type="firstCol">
      <w:rPr>
        <w:b/>
        <w:color w:val="254175" w:themeColor="accent5" w:themeShade="95"/>
      </w:rPr>
    </w:tblStylePr>
    <w:tblStylePr w:type="firstRow">
      <w:rPr>
        <w:b/>
        <w:color w:val="254175" w:themeColor="accent5" w:themeShade="95"/>
      </w:rPr>
      <w:tcPr>
        <w:tcBorders>
          <w:bottom w:val="single" w:color="4472C4" w:themeColor="accent5" w:sz="12" w:space="0"/>
        </w:tcBorders>
      </w:tcPr>
    </w:tblStylePr>
    <w:tblStylePr w:type="lastCol">
      <w:rPr>
        <w:b/>
        <w:color w:val="254175" w:themeColor="accent5" w:themeShade="95"/>
      </w:rPr>
    </w:tblStylePr>
    <w:tblStylePr w:type="lastRow">
      <w:rPr>
        <w:b/>
        <w:color w:val="254175" w:themeColor="accent5" w:themeShade="95"/>
      </w:rPr>
    </w:tblStylePr>
  </w:style>
  <w:style w:type="table" w:styleId="757" w:customStyle="1">
    <w:name w:val="Grid Table 6 Colorful - Accent 6"/>
    <w:basedOn w:val="684"/>
    <w:uiPriority w:val="99"/>
    <w:pPr>
      <w:spacing w:after="0" w:line="240" w:lineRule="auto"/>
    </w:pPr>
    <w:tblPr>
      <w:tblStyleRowBandSize w:val="1"/>
      <w:tblStyleColBandSize w:val="1"/>
      <w:tblInd w:w="0" w:type="dxa"/>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CellMar>
        <w:left w:w="108" w:type="dxa"/>
        <w:top w:w="0" w:type="dxa"/>
        <w:right w:w="108" w:type="dxa"/>
        <w:bottom w:w="0" w:type="dxa"/>
      </w:tblCellMar>
    </w:tblPr>
    <w:tblStylePr w:type="band1Horz">
      <w:rPr>
        <w:rFonts w:ascii="Arial" w:hAnsi="Arial"/>
        <w:color w:val="254175" w:themeColor="accent5" w:themeShade="95"/>
        <w:sz w:val="22"/>
      </w:rPr>
      <w:tcPr>
        <w:shd w:val="clear" w:color="e1efd8" w:themeColor="accent6" w:themeTint="34" w:fill="e1efd8" w:themeFill="accent6" w:themeFillTint="34"/>
      </w:tcPr>
    </w:tblStylePr>
    <w:tblStylePr w:type="band1Vert">
      <w:tcPr>
        <w:shd w:val="clear" w:color="e1efd8" w:themeColor="accent6" w:themeTint="34" w:fill="e1efd8" w:themeFill="accent6" w:themeFillTint="34"/>
      </w:tcPr>
    </w:tblStylePr>
    <w:tblStylePr w:type="band2Horz">
      <w:rPr>
        <w:rFonts w:ascii="Arial" w:hAnsi="Arial"/>
        <w:color w:val="254175" w:themeColor="accent5" w:themeShade="95"/>
        <w:sz w:val="22"/>
      </w:rPr>
    </w:tblStylePr>
    <w:tblStylePr w:type="firstCol">
      <w:rPr>
        <w:b/>
        <w:color w:val="254175" w:themeColor="accent5" w:themeShade="95"/>
      </w:rPr>
    </w:tblStylePr>
    <w:tblStylePr w:type="firstRow">
      <w:rPr>
        <w:b/>
        <w:color w:val="254175" w:themeColor="accent5" w:themeShade="95"/>
      </w:rPr>
      <w:tcPr>
        <w:tcBorders>
          <w:bottom w:val="single" w:color="70AD47" w:themeColor="accent6" w:sz="12" w:space="0"/>
        </w:tcBorders>
      </w:tcPr>
    </w:tblStylePr>
    <w:tblStylePr w:type="lastCol">
      <w:rPr>
        <w:b/>
        <w:color w:val="254175" w:themeColor="accent5" w:themeShade="95"/>
      </w:rPr>
    </w:tblStylePr>
    <w:tblStylePr w:type="lastRow">
      <w:rPr>
        <w:b/>
        <w:color w:val="254175" w:themeColor="accent5" w:themeShade="95"/>
      </w:rPr>
    </w:tblStylePr>
  </w:style>
  <w:style w:type="table" w:styleId="758">
    <w:name w:val="Grid Table 7 Colorful"/>
    <w:basedOn w:val="684"/>
    <w:uiPriority w:val="99"/>
    <w:pPr>
      <w:spacing w:after="0" w:line="240" w:lineRule="auto"/>
    </w:pPr>
    <w:tblPr>
      <w:tblStyleRowBandSize w:val="1"/>
      <w:tblStyleColBandSize w:val="1"/>
      <w:tblInd w:w="0" w:type="dxa"/>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CellMar>
        <w:left w:w="108" w:type="dxa"/>
        <w:top w:w="0" w:type="dxa"/>
        <w:right w:w="108" w:type="dxa"/>
        <w:bottom w:w="0" w:type="dxa"/>
      </w:tblCellMar>
    </w:tblPr>
    <w:tblStylePr w:type="band1Horz">
      <w:rPr>
        <w:rFonts w:ascii="Arial" w:hAnsi="Arial"/>
        <w:color w:val="7f7f7f" w:themeColor="text1" w:themeTint="80" w:themeShade="95"/>
        <w:sz w:val="22"/>
      </w:rPr>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b/>
        <w:color w:val="7f7f7f" w:themeColor="text1" w:themeTint="80" w:themeShade="95"/>
        <w:sz w:val="22"/>
      </w:r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b/>
        <w:color w:val="7f7f7f" w:themeColor="text1" w:themeTint="80" w:themeShade="95"/>
        <w:sz w:val="22"/>
      </w:r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style>
  <w:style w:type="table" w:styleId="759" w:customStyle="1">
    <w:name w:val="Grid Table 7 Colorful - Accent 1"/>
    <w:basedOn w:val="684"/>
    <w:uiPriority w:val="99"/>
    <w:pPr>
      <w:spacing w:after="0" w:line="240" w:lineRule="auto"/>
    </w:pPr>
    <w:tblPr>
      <w:tblStyleRowBandSize w:val="1"/>
      <w:tblStyleColBandSize w:val="1"/>
      <w:tblInd w:w="0" w:type="dxa"/>
      <w:tblBorders>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CellMar>
        <w:left w:w="108" w:type="dxa"/>
        <w:top w:w="0" w:type="dxa"/>
        <w:right w:w="108" w:type="dxa"/>
        <w:bottom w:w="0" w:type="dxa"/>
      </w:tblCellMar>
    </w:tblPr>
    <w:tblStylePr w:type="band1Horz">
      <w:rPr>
        <w:rFonts w:ascii="Arial" w:hAnsi="Arial"/>
        <w:color w:val="acccea" w:themeColor="accent1" w:themeTint="80" w:themeShade="95"/>
        <w:sz w:val="22"/>
      </w:rPr>
      <w:tcPr>
        <w:shd w:val="clear" w:color="ddeaf6" w:themeColor="accent1" w:themeTint="34" w:fill="ddeaf6" w:themeFill="accent1" w:themeFillTint="34"/>
      </w:tcPr>
    </w:tblStylePr>
    <w:tblStylePr w:type="band1Vert">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tblStylePr w:type="firstCol">
      <w:rPr>
        <w:rFonts w:ascii="Arial" w:hAnsi="Arial"/>
        <w:i/>
        <w:color w:val="acccea" w:themeColor="accent1" w:themeTint="80" w:themeShade="95"/>
        <w:sz w:val="22"/>
      </w:rPr>
      <w:pPr>
        <w:jc w:val="right"/>
      </w:pPr>
      <w:tcPr>
        <w:shd w:val="clear" w:color="ffffff" w:fill="auto"/>
        <w:tcBorders>
          <w:top w:val="none" w:color="000000" w:sz="4" w:space="0"/>
          <w:left w:val="none" w:color="000000" w:sz="4" w:space="0"/>
          <w:bottom w:val="none" w:color="000000" w:sz="4" w:space="0"/>
          <w:right w:val="single" w:color="ACCCEA" w:themeColor="accent1" w:themeTint="80" w:sz="4" w:space="0"/>
        </w:tcBorders>
      </w:tcPr>
    </w:tblStylePr>
    <w:tblStylePr w:type="firstRow">
      <w:rPr>
        <w:rFonts w:ascii="Arial" w:hAnsi="Arial"/>
        <w:b/>
        <w:color w:val="acccea" w:themeColor="accent1" w:themeTint="80" w:themeShade="95"/>
        <w:sz w:val="22"/>
      </w:rPr>
      <w:tcPr>
        <w:shd w:val="clear" w:color="ffffff" w:themeColor="light1" w:fill="ffffff" w:themeFill="light1"/>
        <w:tcBorders>
          <w:top w:val="none" w:color="000000" w:sz="4" w:space="0"/>
          <w:left w:val="none" w:color="000000" w:sz="4" w:space="0"/>
          <w:bottom w:val="single" w:color="ACCCEA" w:themeColor="accent1" w:themeTint="80" w:sz="4" w:space="0"/>
          <w:right w:val="none" w:color="000000" w:sz="4" w:space="0"/>
        </w:tcBorders>
      </w:tcPr>
    </w:tblStylePr>
    <w:tblStylePr w:type="lastCol">
      <w:rPr>
        <w:rFonts w:ascii="Arial" w:hAnsi="Arial"/>
        <w:i/>
        <w:color w:val="acccea" w:themeColor="accent1" w:themeTint="80" w:themeShade="95"/>
        <w:sz w:val="22"/>
      </w:rPr>
      <w:tcPr>
        <w:shd w:val="clear" w:color="ffffff" w:fill="auto"/>
        <w:tcBorders>
          <w:top w:val="none" w:color="000000" w:sz="4" w:space="0"/>
          <w:left w:val="single" w:color="ACCCEA" w:themeColor="accent1" w:themeTint="80" w:sz="4" w:space="0"/>
          <w:bottom w:val="none" w:color="000000" w:sz="4" w:space="0"/>
          <w:right w:val="none" w:color="000000" w:sz="4" w:space="0"/>
        </w:tcBorders>
      </w:tcPr>
    </w:tblStylePr>
    <w:tblStylePr w:type="lastRow">
      <w:rPr>
        <w:rFonts w:ascii="Arial" w:hAnsi="Arial"/>
        <w:b/>
        <w:color w:val="acccea" w:themeColor="accent1" w:themeTint="80" w:themeShade="95"/>
        <w:sz w:val="22"/>
      </w:rPr>
      <w:tcPr>
        <w:shd w:val="clear" w:color="ffffff" w:themeColor="light1" w:fill="ffffff" w:themeFill="light1"/>
        <w:tcBorders>
          <w:top w:val="single" w:color="ACCCEA" w:themeColor="accent1" w:themeTint="80" w:sz="4" w:space="0"/>
          <w:left w:val="none" w:color="000000" w:sz="4" w:space="0"/>
          <w:bottom w:val="none" w:color="000000" w:sz="4" w:space="0"/>
          <w:right w:val="none" w:color="000000" w:sz="4" w:space="0"/>
        </w:tcBorders>
      </w:tcPr>
    </w:tblStylePr>
  </w:style>
  <w:style w:type="table" w:styleId="760" w:customStyle="1">
    <w:name w:val="Grid Table 7 Colorful - Accent 2"/>
    <w:basedOn w:val="684"/>
    <w:uiPriority w:val="99"/>
    <w:pPr>
      <w:spacing w:after="0" w:line="240" w:lineRule="auto"/>
    </w:pPr>
    <w:tblPr>
      <w:tblStyleRowBandSize w:val="1"/>
      <w:tblStyleColBandSize w:val="1"/>
      <w:tblInd w:w="0" w:type="dxa"/>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CellMar>
        <w:left w:w="108" w:type="dxa"/>
        <w:top w:w="0" w:type="dxa"/>
        <w:right w:w="108" w:type="dxa"/>
        <w:bottom w:w="0" w:type="dxa"/>
      </w:tblCellMar>
    </w:tblPr>
    <w:tblStylePr w:type="band1Horz">
      <w:rPr>
        <w:rFonts w:ascii="Arial" w:hAnsi="Arial"/>
        <w:color w:val="f4b184" w:themeColor="accent2" w:themeTint="97" w:themeShade="95"/>
        <w:sz w:val="22"/>
      </w:rPr>
      <w:tcPr>
        <w:shd w:val="clear" w:color="fbe5d6" w:themeColor="accent2" w:themeTint="32" w:fill="fbe5d6" w:themeFill="accent2" w:themeFillTint="32"/>
      </w:tcPr>
    </w:tblStylePr>
    <w:tblStylePr w:type="band1Vert">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tblStylePr w:type="firstCol">
      <w:rPr>
        <w:rFonts w:ascii="Arial" w:hAnsi="Arial"/>
        <w:i/>
        <w:color w:val="f4b184" w:themeColor="accent2" w:themeTint="97" w:themeShade="95"/>
        <w:sz w:val="22"/>
      </w:rPr>
      <w:pPr>
        <w:jc w:val="right"/>
      </w:pPr>
      <w:tcPr>
        <w:shd w:val="clear" w:color="ffffff" w:fill="auto"/>
        <w:tcBorders>
          <w:top w:val="none" w:color="000000" w:sz="4" w:space="0"/>
          <w:left w:val="none" w:color="000000" w:sz="4" w:space="0"/>
          <w:bottom w:val="none" w:color="000000" w:sz="4" w:space="0"/>
          <w:right w:val="single" w:color="F4B184" w:themeColor="accent2" w:themeTint="97" w:sz="4" w:space="0"/>
        </w:tcBorders>
      </w:tcPr>
    </w:tblStylePr>
    <w:tblStylePr w:type="firstRow">
      <w:rPr>
        <w:rFonts w:ascii="Arial" w:hAnsi="Arial"/>
        <w:b/>
        <w:color w:val="f4b184" w:themeColor="accent2" w:themeTint="97" w:themeShade="95"/>
        <w:sz w:val="22"/>
      </w:rPr>
      <w:tcPr>
        <w:shd w:val="clear" w:color="ffffff" w:themeColor="light1" w:fill="ffffff" w:themeFill="light1"/>
        <w:tcBorders>
          <w:top w:val="none" w:color="000000" w:sz="4" w:space="0"/>
          <w:left w:val="none" w:color="000000" w:sz="4" w:space="0"/>
          <w:bottom w:val="single" w:color="F4B184" w:themeColor="accent2" w:themeTint="97" w:sz="4" w:space="0"/>
          <w:right w:val="none" w:color="000000" w:sz="4" w:space="0"/>
        </w:tcBorders>
      </w:tcPr>
    </w:tblStylePr>
    <w:tblStylePr w:type="lastCol">
      <w:rPr>
        <w:rFonts w:ascii="Arial" w:hAnsi="Arial"/>
        <w:i/>
        <w:color w:val="f4b184" w:themeColor="accent2" w:themeTint="97" w:themeShade="95"/>
        <w:sz w:val="22"/>
      </w:rPr>
      <w:tcPr>
        <w:shd w:val="clear" w:color="ffffff" w:fill="auto"/>
        <w:tcBorders>
          <w:top w:val="none" w:color="000000" w:sz="4" w:space="0"/>
          <w:left w:val="single" w:color="F4B184" w:themeColor="accent2" w:themeTint="97" w:sz="4" w:space="0"/>
          <w:bottom w:val="none" w:color="000000" w:sz="4" w:space="0"/>
          <w:right w:val="none" w:color="000000" w:sz="4" w:space="0"/>
        </w:tcBorders>
      </w:tcPr>
    </w:tblStylePr>
    <w:tblStylePr w:type="lastRow">
      <w:rPr>
        <w:rFonts w:ascii="Arial" w:hAnsi="Arial"/>
        <w:b/>
        <w:color w:val="f4b184" w:themeColor="accent2" w:themeTint="97" w:themeShade="95"/>
        <w:sz w:val="22"/>
      </w:rPr>
      <w:tcPr>
        <w:shd w:val="clear" w:color="ffffff" w:themeColor="light1" w:fill="ffffff" w:themeFill="light1"/>
        <w:tcBorders>
          <w:top w:val="single" w:color="F4B184" w:themeColor="accent2" w:themeTint="97" w:sz="4" w:space="0"/>
          <w:left w:val="none" w:color="000000" w:sz="4" w:space="0"/>
          <w:bottom w:val="none" w:color="000000" w:sz="4" w:space="0"/>
          <w:right w:val="none" w:color="000000" w:sz="4" w:space="0"/>
        </w:tcBorders>
      </w:tcPr>
    </w:tblStylePr>
  </w:style>
  <w:style w:type="table" w:styleId="761" w:customStyle="1">
    <w:name w:val="Grid Table 7 Colorful - Accent 3"/>
    <w:basedOn w:val="684"/>
    <w:uiPriority w:val="99"/>
    <w:pPr>
      <w:spacing w:after="0" w:line="240" w:lineRule="auto"/>
    </w:pPr>
    <w:tblPr>
      <w:tblStyleRowBandSize w:val="1"/>
      <w:tblStyleColBandSize w:val="1"/>
      <w:tblInd w:w="0" w:type="dxa"/>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CellMar>
        <w:left w:w="108" w:type="dxa"/>
        <w:top w:w="0" w:type="dxa"/>
        <w:right w:w="108" w:type="dxa"/>
        <w:bottom w:w="0" w:type="dxa"/>
      </w:tblCellMar>
    </w:tblPr>
    <w:tblStylePr w:type="band1Horz">
      <w:rPr>
        <w:rFonts w:ascii="Arial" w:hAnsi="Arial"/>
        <w:color w:val="a5a5a5" w:themeColor="accent3" w:themeTint="FE" w:themeShade="95"/>
        <w:sz w:val="22"/>
      </w:rPr>
      <w:tcPr>
        <w:shd w:val="clear" w:color="ececec" w:themeColor="accent3" w:themeTint="34" w:fill="ececec" w:themeFill="accent3" w:themeFillTint="34"/>
      </w:tcPr>
    </w:tblStylePr>
    <w:tblStylePr w:type="band1Vert">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tblStylePr w:type="firstCol">
      <w:rPr>
        <w:rFonts w:ascii="Arial" w:hAnsi="Arial"/>
        <w:i/>
        <w:color w:val="a5a5a5" w:themeColor="accent3" w:themeTint="FE" w:themeShade="95"/>
        <w:sz w:val="22"/>
      </w:rPr>
      <w:pPr>
        <w:jc w:val="right"/>
      </w:pPr>
      <w:tcPr>
        <w:shd w:val="clear" w:color="ffffff" w:fill="auto"/>
        <w:tcBorders>
          <w:top w:val="none" w:color="000000" w:sz="4" w:space="0"/>
          <w:left w:val="none" w:color="000000" w:sz="4" w:space="0"/>
          <w:bottom w:val="none" w:color="000000" w:sz="4" w:space="0"/>
          <w:right w:val="single" w:color="A5A5A5" w:themeColor="accent3" w:themeTint="FE" w:sz="4" w:space="0"/>
        </w:tcBorders>
      </w:tcPr>
    </w:tblStylePr>
    <w:tblStylePr w:type="firstRow">
      <w:rPr>
        <w:rFonts w:ascii="Arial" w:hAnsi="Arial"/>
        <w:b/>
        <w:color w:val="a5a5a5" w:themeColor="accent3" w:themeTint="FE" w:themeShade="95"/>
        <w:sz w:val="22"/>
      </w:rPr>
      <w:tcPr>
        <w:shd w:val="clear" w:color="ffffff" w:themeColor="light1" w:fill="ffffff" w:themeFill="light1"/>
        <w:tcBorders>
          <w:top w:val="none" w:color="000000" w:sz="4" w:space="0"/>
          <w:left w:val="none" w:color="000000" w:sz="4" w:space="0"/>
          <w:bottom w:val="single" w:color="A5A5A5" w:themeColor="accent3" w:themeTint="FE" w:sz="4" w:space="0"/>
          <w:right w:val="none" w:color="000000" w:sz="4" w:space="0"/>
        </w:tcBorders>
      </w:tcPr>
    </w:tblStylePr>
    <w:tblStylePr w:type="lastCol">
      <w:rPr>
        <w:rFonts w:ascii="Arial" w:hAnsi="Arial"/>
        <w:i/>
        <w:color w:val="a5a5a5" w:themeColor="accent3" w:themeTint="FE" w:themeShade="95"/>
        <w:sz w:val="22"/>
      </w:rPr>
      <w:tcPr>
        <w:shd w:val="clear" w:color="ffffff" w:fill="auto"/>
        <w:tcBorders>
          <w:top w:val="none" w:color="000000" w:sz="4" w:space="0"/>
          <w:left w:val="single" w:color="A5A5A5" w:themeColor="accent3" w:themeTint="FE" w:sz="4" w:space="0"/>
          <w:bottom w:val="none" w:color="000000" w:sz="4" w:space="0"/>
          <w:right w:val="none" w:color="000000" w:sz="4" w:space="0"/>
        </w:tcBorders>
      </w:tcPr>
    </w:tblStylePr>
    <w:tblStylePr w:type="lastRow">
      <w:rPr>
        <w:rFonts w:ascii="Arial" w:hAnsi="Arial"/>
        <w:b/>
        <w:color w:val="a5a5a5" w:themeColor="accent3" w:themeTint="FE" w:themeShade="95"/>
        <w:sz w:val="22"/>
      </w:rPr>
      <w:tcPr>
        <w:shd w:val="clear" w:color="ffffff" w:themeColor="light1" w:fill="ffffff" w:themeFill="light1"/>
        <w:tcBorders>
          <w:top w:val="single" w:color="A5A5A5" w:themeColor="accent3" w:themeTint="FE" w:sz="4" w:space="0"/>
          <w:left w:val="none" w:color="000000" w:sz="4" w:space="0"/>
          <w:bottom w:val="none" w:color="000000" w:sz="4" w:space="0"/>
          <w:right w:val="none" w:color="000000" w:sz="4" w:space="0"/>
        </w:tcBorders>
      </w:tcPr>
    </w:tblStylePr>
  </w:style>
  <w:style w:type="table" w:styleId="762" w:customStyle="1">
    <w:name w:val="Grid Table 7 Colorful - Accent 4"/>
    <w:basedOn w:val="684"/>
    <w:uiPriority w:val="99"/>
    <w:pPr>
      <w:spacing w:after="0" w:line="240" w:lineRule="auto"/>
    </w:pPr>
    <w:tblPr>
      <w:tblStyleRowBandSize w:val="1"/>
      <w:tblStyleColBandSize w:val="1"/>
      <w:tblInd w:w="0" w:type="dxa"/>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CellMar>
        <w:left w:w="108" w:type="dxa"/>
        <w:top w:w="0" w:type="dxa"/>
        <w:right w:w="108" w:type="dxa"/>
        <w:bottom w:w="0" w:type="dxa"/>
      </w:tblCellMar>
    </w:tblPr>
    <w:tblStylePr w:type="band1Horz">
      <w:rPr>
        <w:rFonts w:ascii="Arial" w:hAnsi="Arial"/>
        <w:color w:val="ffd865" w:themeColor="accent4" w:themeTint="9A" w:themeShade="95"/>
        <w:sz w:val="22"/>
      </w:rPr>
      <w:tcPr>
        <w:shd w:val="clear" w:color="fff2cb" w:themeColor="accent4" w:themeTint="34" w:fill="fff2cb" w:themeFill="accent4" w:themeFillTint="34"/>
      </w:tcPr>
    </w:tblStylePr>
    <w:tblStylePr w:type="band1Vert">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tblStylePr w:type="firstCol">
      <w:rPr>
        <w:rFonts w:ascii="Arial" w:hAnsi="Arial"/>
        <w:i/>
        <w:color w:val="ffd865" w:themeColor="accent4" w:themeTint="9A" w:themeShade="95"/>
        <w:sz w:val="22"/>
      </w:rPr>
      <w:pPr>
        <w:jc w:val="right"/>
      </w:pPr>
      <w:tcPr>
        <w:shd w:val="clear" w:color="ffffff" w:fill="auto"/>
        <w:tcBorders>
          <w:top w:val="none" w:color="000000" w:sz="4" w:space="0"/>
          <w:left w:val="none" w:color="000000" w:sz="4" w:space="0"/>
          <w:bottom w:val="none" w:color="000000" w:sz="4" w:space="0"/>
          <w:right w:val="single" w:color="FFD865" w:themeColor="accent4" w:themeTint="9A" w:sz="4" w:space="0"/>
        </w:tcBorders>
      </w:tcPr>
    </w:tblStylePr>
    <w:tblStylePr w:type="firstRow">
      <w:rPr>
        <w:rFonts w:ascii="Arial" w:hAnsi="Arial"/>
        <w:b/>
        <w:color w:val="ffd865" w:themeColor="accent4" w:themeTint="9A" w:themeShade="95"/>
        <w:sz w:val="22"/>
      </w:rPr>
      <w:tcPr>
        <w:shd w:val="clear" w:color="ffffff" w:themeColor="light1" w:fill="ffffff" w:themeFill="light1"/>
        <w:tcBorders>
          <w:top w:val="none" w:color="000000" w:sz="4" w:space="0"/>
          <w:left w:val="none" w:color="000000" w:sz="4" w:space="0"/>
          <w:bottom w:val="single" w:color="FFD865" w:themeColor="accent4" w:themeTint="9A" w:sz="4" w:space="0"/>
          <w:right w:val="none" w:color="000000" w:sz="4" w:space="0"/>
        </w:tcBorders>
      </w:tcPr>
    </w:tblStylePr>
    <w:tblStylePr w:type="lastCol">
      <w:rPr>
        <w:rFonts w:ascii="Arial" w:hAnsi="Arial"/>
        <w:i/>
        <w:color w:val="ffd865" w:themeColor="accent4" w:themeTint="9A" w:themeShade="95"/>
        <w:sz w:val="22"/>
      </w:rPr>
      <w:tcPr>
        <w:shd w:val="clear" w:color="ffffff" w:fill="auto"/>
        <w:tcBorders>
          <w:top w:val="none" w:color="000000" w:sz="4" w:space="0"/>
          <w:left w:val="single" w:color="FFD865" w:themeColor="accent4" w:themeTint="9A" w:sz="4" w:space="0"/>
          <w:bottom w:val="none" w:color="000000" w:sz="4" w:space="0"/>
          <w:right w:val="none" w:color="000000" w:sz="4" w:space="0"/>
        </w:tcBorders>
      </w:tcPr>
    </w:tblStylePr>
    <w:tblStylePr w:type="lastRow">
      <w:rPr>
        <w:rFonts w:ascii="Arial" w:hAnsi="Arial"/>
        <w:b/>
        <w:color w:val="ffd865" w:themeColor="accent4" w:themeTint="9A" w:themeShade="95"/>
        <w:sz w:val="22"/>
      </w:rPr>
      <w:tcPr>
        <w:shd w:val="clear" w:color="ffffff" w:themeColor="light1" w:fill="ffffff" w:themeFill="light1"/>
        <w:tcBorders>
          <w:top w:val="single" w:color="FFD865" w:themeColor="accent4" w:themeTint="9A" w:sz="4" w:space="0"/>
          <w:left w:val="none" w:color="000000" w:sz="4" w:space="0"/>
          <w:bottom w:val="none" w:color="000000" w:sz="4" w:space="0"/>
          <w:right w:val="none" w:color="000000" w:sz="4" w:space="0"/>
        </w:tcBorders>
      </w:tcPr>
    </w:tblStylePr>
  </w:style>
  <w:style w:type="table" w:styleId="763" w:customStyle="1">
    <w:name w:val="Grid Table 7 Colorful - Accent 5"/>
    <w:basedOn w:val="684"/>
    <w:uiPriority w:val="99"/>
    <w:pPr>
      <w:spacing w:after="0" w:line="240" w:lineRule="auto"/>
    </w:pPr>
    <w:tblPr>
      <w:tblStyleRowBandSize w:val="1"/>
      <w:tblStyleColBandSize w:val="1"/>
      <w:tblInd w:w="0" w:type="dxa"/>
      <w:tblBorders>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CellMar>
        <w:left w:w="108" w:type="dxa"/>
        <w:top w:w="0" w:type="dxa"/>
        <w:right w:w="108" w:type="dxa"/>
        <w:bottom w:w="0" w:type="dxa"/>
      </w:tblCellMar>
    </w:tblPr>
    <w:tblStylePr w:type="band1Horz">
      <w:rPr>
        <w:rFonts w:ascii="Arial" w:hAnsi="Arial"/>
        <w:color w:val="254175" w:themeColor="accent5" w:themeShade="95"/>
        <w:sz w:val="22"/>
      </w:rPr>
      <w:tcPr>
        <w:shd w:val="clear" w:color="d8e2f3" w:themeColor="accent5" w:themeTint="34" w:fill="d8e2f3" w:themeFill="accent5" w:themeFillTint="34"/>
      </w:tcPr>
    </w:tblStylePr>
    <w:tblStylePr w:type="band1Vert">
      <w:tcPr>
        <w:shd w:val="clear" w:color="d8e2f3" w:themeColor="accent5" w:themeTint="34" w:fill="d8e2f3" w:themeFill="accent5" w:themeFillTint="34"/>
      </w:tcPr>
    </w:tblStylePr>
    <w:tblStylePr w:type="band2Horz">
      <w:rPr>
        <w:rFonts w:ascii="Arial" w:hAnsi="Arial"/>
        <w:color w:val="254175" w:themeColor="accent5" w:themeShade="95"/>
        <w:sz w:val="22"/>
      </w:rPr>
    </w:tblStylePr>
    <w:tblStylePr w:type="firstCol">
      <w:rPr>
        <w:rFonts w:ascii="Arial" w:hAnsi="Arial"/>
        <w:i/>
        <w:color w:val="254175" w:themeColor="accent5" w:themeShade="95"/>
        <w:sz w:val="22"/>
      </w:rPr>
      <w:pPr>
        <w:jc w:val="right"/>
      </w:pPr>
      <w:tcPr>
        <w:shd w:val="clear" w:color="ffffff" w:fill="auto"/>
        <w:tcBorders>
          <w:top w:val="none" w:color="000000" w:sz="4" w:space="0"/>
          <w:left w:val="none" w:color="000000" w:sz="4" w:space="0"/>
          <w:bottom w:val="none" w:color="000000" w:sz="4" w:space="0"/>
          <w:right w:val="single" w:color="95AFDD" w:themeColor="accent5" w:themeTint="90" w:sz="4" w:space="0"/>
        </w:tcBorders>
      </w:tcPr>
    </w:tblStylePr>
    <w:tblStylePr w:type="firstRow">
      <w:rPr>
        <w:rFonts w:ascii="Arial" w:hAnsi="Arial"/>
        <w:b/>
        <w:color w:val="254175" w:themeColor="accent5" w:themeShade="95"/>
        <w:sz w:val="22"/>
      </w:rPr>
      <w:tcPr>
        <w:shd w:val="clear" w:color="ffffff" w:themeColor="light1" w:fill="ffffff" w:themeFill="light1"/>
        <w:tcBorders>
          <w:top w:val="none" w:color="000000" w:sz="4" w:space="0"/>
          <w:left w:val="none" w:color="000000" w:sz="4" w:space="0"/>
          <w:bottom w:val="single" w:color="95AFDD" w:themeColor="accent5" w:themeTint="90" w:sz="4" w:space="0"/>
          <w:right w:val="none" w:color="000000" w:sz="4" w:space="0"/>
        </w:tcBorders>
      </w:tcPr>
    </w:tblStylePr>
    <w:tblStylePr w:type="lastCol">
      <w:rPr>
        <w:rFonts w:ascii="Arial" w:hAnsi="Arial"/>
        <w:i/>
        <w:color w:val="254175" w:themeColor="accent5" w:themeShade="95"/>
        <w:sz w:val="22"/>
      </w:rPr>
      <w:tcPr>
        <w:shd w:val="clear" w:color="ffffff" w:fill="auto"/>
        <w:tcBorders>
          <w:top w:val="none" w:color="000000" w:sz="4" w:space="0"/>
          <w:left w:val="single" w:color="95AFDD" w:themeColor="accent5" w:themeTint="90" w:sz="4" w:space="0"/>
          <w:bottom w:val="none" w:color="000000" w:sz="4" w:space="0"/>
          <w:right w:val="none" w:color="000000" w:sz="4" w:space="0"/>
        </w:tcBorders>
      </w:tcPr>
    </w:tblStylePr>
    <w:tblStylePr w:type="lastRow">
      <w:rPr>
        <w:rFonts w:ascii="Arial" w:hAnsi="Arial"/>
        <w:b/>
        <w:color w:val="254175" w:themeColor="accent5" w:themeShade="95"/>
        <w:sz w:val="22"/>
      </w:rPr>
      <w:tcPr>
        <w:shd w:val="clear" w:color="ffffff" w:themeColor="light1" w:fill="ffffff" w:themeFill="light1"/>
        <w:tcBorders>
          <w:top w:val="single" w:color="95AFDD" w:themeColor="accent5" w:themeTint="90" w:sz="4" w:space="0"/>
          <w:left w:val="none" w:color="000000" w:sz="4" w:space="0"/>
          <w:bottom w:val="none" w:color="000000" w:sz="4" w:space="0"/>
          <w:right w:val="none" w:color="000000" w:sz="4" w:space="0"/>
        </w:tcBorders>
      </w:tcPr>
    </w:tblStylePr>
  </w:style>
  <w:style w:type="table" w:styleId="764" w:customStyle="1">
    <w:name w:val="Grid Table 7 Colorful - Accent 6"/>
    <w:basedOn w:val="684"/>
    <w:uiPriority w:val="99"/>
    <w:pPr>
      <w:spacing w:after="0" w:line="240" w:lineRule="auto"/>
    </w:pPr>
    <w:tblPr>
      <w:tblStyleRowBandSize w:val="1"/>
      <w:tblStyleColBandSize w:val="1"/>
      <w:tblInd w:w="0" w:type="dxa"/>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CellMar>
        <w:left w:w="108" w:type="dxa"/>
        <w:top w:w="0" w:type="dxa"/>
        <w:right w:w="108" w:type="dxa"/>
        <w:bottom w:w="0" w:type="dxa"/>
      </w:tblCellMar>
    </w:tblPr>
    <w:tblStylePr w:type="band1Horz">
      <w:rPr>
        <w:rFonts w:ascii="Arial" w:hAnsi="Arial"/>
        <w:color w:val="416429" w:themeColor="accent6" w:themeShade="95"/>
        <w:sz w:val="22"/>
      </w:rPr>
      <w:tcPr>
        <w:shd w:val="clear" w:color="e1efd8" w:themeColor="accent6" w:themeTint="34" w:fill="e1efd8" w:themeFill="accent6" w:themeFillTint="34"/>
      </w:tcPr>
    </w:tblStylePr>
    <w:tblStylePr w:type="band1Vert">
      <w:tcPr>
        <w:shd w:val="clear" w:color="e1efd8" w:themeColor="accent6" w:themeTint="34" w:fill="e1efd8" w:themeFill="accent6" w:themeFillTint="34"/>
      </w:tcPr>
    </w:tblStylePr>
    <w:tblStylePr w:type="band2Horz">
      <w:rPr>
        <w:rFonts w:ascii="Arial" w:hAnsi="Arial"/>
        <w:color w:val="416429" w:themeColor="accent6" w:themeShade="95"/>
        <w:sz w:val="22"/>
      </w:rPr>
    </w:tblStylePr>
    <w:tblStylePr w:type="firstCol">
      <w:rPr>
        <w:rFonts w:ascii="Arial" w:hAnsi="Arial"/>
        <w:i/>
        <w:color w:val="416429" w:themeColor="accent6" w:themeShade="95"/>
        <w:sz w:val="22"/>
      </w:rPr>
      <w:pPr>
        <w:jc w:val="right"/>
      </w:pPr>
      <w:tcPr>
        <w:shd w:val="clear" w:color="ffffff" w:fill="auto"/>
        <w:tcBorders>
          <w:top w:val="none" w:color="000000" w:sz="4" w:space="0"/>
          <w:left w:val="none" w:color="000000" w:sz="4" w:space="0"/>
          <w:bottom w:val="none" w:color="000000" w:sz="4" w:space="0"/>
          <w:right w:val="single" w:color="ADD394" w:themeColor="accent6" w:themeTint="90" w:sz="4" w:space="0"/>
        </w:tcBorders>
      </w:tcPr>
    </w:tblStylePr>
    <w:tblStylePr w:type="firstRow">
      <w:rPr>
        <w:rFonts w:ascii="Arial" w:hAnsi="Arial"/>
        <w:b/>
        <w:color w:val="416429" w:themeColor="accent6" w:themeShade="95"/>
        <w:sz w:val="22"/>
      </w:rPr>
      <w:tcPr>
        <w:shd w:val="clear" w:color="ffffff" w:themeColor="light1" w:fill="ffffff" w:themeFill="light1"/>
        <w:tcBorders>
          <w:top w:val="none" w:color="000000" w:sz="4" w:space="0"/>
          <w:left w:val="none" w:color="000000" w:sz="4" w:space="0"/>
          <w:bottom w:val="single" w:color="ADD394" w:themeColor="accent6" w:themeTint="90" w:sz="4" w:space="0"/>
          <w:right w:val="none" w:color="000000" w:sz="4" w:space="0"/>
        </w:tcBorders>
      </w:tcPr>
    </w:tblStylePr>
    <w:tblStylePr w:type="lastCol">
      <w:rPr>
        <w:rFonts w:ascii="Arial" w:hAnsi="Arial"/>
        <w:i/>
        <w:color w:val="416429" w:themeColor="accent6" w:themeShade="95"/>
        <w:sz w:val="22"/>
      </w:rPr>
      <w:tcPr>
        <w:shd w:val="clear" w:color="ffffff" w:fill="auto"/>
        <w:tcBorders>
          <w:top w:val="none" w:color="000000" w:sz="4" w:space="0"/>
          <w:left w:val="single" w:color="ADD394" w:themeColor="accent6" w:themeTint="90" w:sz="4" w:space="0"/>
          <w:bottom w:val="none" w:color="000000" w:sz="4" w:space="0"/>
          <w:right w:val="none" w:color="000000" w:sz="4" w:space="0"/>
        </w:tcBorders>
      </w:tcPr>
    </w:tblStylePr>
    <w:tblStylePr w:type="lastRow">
      <w:rPr>
        <w:rFonts w:ascii="Arial" w:hAnsi="Arial"/>
        <w:b/>
        <w:color w:val="416429" w:themeColor="accent6" w:themeShade="95"/>
        <w:sz w:val="22"/>
      </w:rPr>
      <w:tcPr>
        <w:shd w:val="clear" w:color="ffffff" w:themeColor="light1" w:fill="ffffff" w:themeFill="light1"/>
        <w:tcBorders>
          <w:top w:val="single" w:color="ADD394" w:themeColor="accent6" w:themeTint="90" w:sz="4" w:space="0"/>
          <w:left w:val="none" w:color="000000" w:sz="4" w:space="0"/>
          <w:bottom w:val="none" w:color="000000" w:sz="4" w:space="0"/>
          <w:right w:val="none" w:color="000000" w:sz="4" w:space="0"/>
        </w:tcBorders>
      </w:tcPr>
    </w:tblStylePr>
  </w:style>
  <w:style w:type="table" w:styleId="765">
    <w:name w:val="List Table 1 Light"/>
    <w:basedOn w:val="684"/>
    <w:uiPriority w:val="99"/>
    <w:pPr>
      <w:spacing w:after="0" w:line="240" w:lineRule="auto"/>
    </w:pPr>
    <w:tblPr>
      <w:tblStyleRowBandSize w:val="1"/>
      <w:tblStyleColBandSize w:val="1"/>
      <w:tblInd w:w="0" w:type="dxa"/>
      <w:tblCellMar>
        <w:left w:w="108" w:type="dxa"/>
        <w:top w:w="0" w:type="dxa"/>
        <w:right w:w="108" w:type="dxa"/>
        <w:bottom w:w="0" w:type="dxa"/>
      </w:tblCellMar>
    </w:tblPr>
    <w:tblStylePr w:type="band1Horz">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66" w:customStyle="1">
    <w:name w:val="List Table 1 Light - Accent 1"/>
    <w:basedOn w:val="684"/>
    <w:uiPriority w:val="99"/>
    <w:pPr>
      <w:spacing w:after="0" w:line="240" w:lineRule="auto"/>
    </w:pPr>
    <w:tblPr>
      <w:tblStyleRowBandSize w:val="1"/>
      <w:tblStyleColBandSize w:val="1"/>
      <w:tblInd w:w="0" w:type="dxa"/>
      <w:tblCellMar>
        <w:left w:w="108" w:type="dxa"/>
        <w:top w:w="0" w:type="dxa"/>
        <w:right w:w="108" w:type="dxa"/>
        <w:bottom w:w="0" w:type="dxa"/>
      </w:tblCellMar>
    </w:tblPr>
    <w:tblStylePr w:type="band1Horz">
      <w:tcPr>
        <w:shd w:val="clear" w:color="d5e5f4" w:themeColor="accent1" w:themeTint="40" w:fill="d5e5f4" w:themeFill="accent1" w:themeFillTint="40"/>
      </w:tcPr>
    </w:tblStylePr>
    <w:tblStylePr w:type="band1Vert">
      <w:tcPr>
        <w:shd w:val="clear" w:color="d5e5f4" w:themeColor="accent1" w:themeTint="40" w:fill="d5e5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5B9BD5" w:themeColor="accent1" w:sz="4" w:space="0"/>
          <w:right w:val="none" w:color="000000" w:sz="4" w:space="0"/>
        </w:tcBorders>
      </w:tcPr>
    </w:tblStylePr>
    <w:tblStylePr w:type="lastCol">
      <w:rPr>
        <w:b/>
        <w:color w:val="404040"/>
      </w:rPr>
    </w:tblStylePr>
    <w:tblStylePr w:type="lastRow">
      <w:rPr>
        <w:b/>
        <w:color w:val="404040"/>
      </w:rPr>
      <w:tcPr>
        <w:tcBorders>
          <w:top w:val="single" w:color="5B9BD5" w:themeColor="accent1" w:sz="4" w:space="0"/>
          <w:left w:val="none" w:color="000000" w:sz="4" w:space="0"/>
          <w:bottom w:val="none" w:color="000000" w:sz="4" w:space="0"/>
          <w:right w:val="none" w:color="000000" w:sz="4" w:space="0"/>
        </w:tcBorders>
      </w:tcPr>
    </w:tblStylePr>
  </w:style>
  <w:style w:type="table" w:styleId="767" w:customStyle="1">
    <w:name w:val="List Table 1 Light - Accent 2"/>
    <w:basedOn w:val="684"/>
    <w:uiPriority w:val="99"/>
    <w:pPr>
      <w:spacing w:after="0" w:line="240" w:lineRule="auto"/>
    </w:pPr>
    <w:tblPr>
      <w:tblStyleRowBandSize w:val="1"/>
      <w:tblStyleColBandSize w:val="1"/>
      <w:tblInd w:w="0" w:type="dxa"/>
      <w:tblCellMar>
        <w:left w:w="108" w:type="dxa"/>
        <w:top w:w="0" w:type="dxa"/>
        <w:right w:w="108" w:type="dxa"/>
        <w:bottom w:w="0" w:type="dxa"/>
      </w:tblCellMar>
    </w:tblPr>
    <w:tblStylePr w:type="band1Horz">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tblStylePr>
    <w:tblStylePr w:type="lastRow">
      <w:rPr>
        <w:b/>
        <w:color w:val="404040"/>
      </w:rPr>
      <w:tcPr>
        <w:tcBorders>
          <w:top w:val="single" w:color="ED7D31" w:themeColor="accent2" w:sz="4" w:space="0"/>
          <w:left w:val="none" w:color="000000" w:sz="4" w:space="0"/>
          <w:bottom w:val="none" w:color="000000" w:sz="4" w:space="0"/>
          <w:right w:val="none" w:color="000000" w:sz="4" w:space="0"/>
        </w:tcBorders>
      </w:tcPr>
    </w:tblStylePr>
  </w:style>
  <w:style w:type="table" w:styleId="768" w:customStyle="1">
    <w:name w:val="List Table 1 Light - Accent 3"/>
    <w:basedOn w:val="684"/>
    <w:uiPriority w:val="99"/>
    <w:pPr>
      <w:spacing w:after="0" w:line="240" w:lineRule="auto"/>
    </w:pPr>
    <w:tblPr>
      <w:tblStyleRowBandSize w:val="1"/>
      <w:tblStyleColBandSize w:val="1"/>
      <w:tblInd w:w="0" w:type="dxa"/>
      <w:tblCellMar>
        <w:left w:w="108" w:type="dxa"/>
        <w:top w:w="0" w:type="dxa"/>
        <w:right w:w="108" w:type="dxa"/>
        <w:bottom w:w="0" w:type="dxa"/>
      </w:tblCellMar>
    </w:tblPr>
    <w:tblStylePr w:type="band1Horz">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tblStylePr>
    <w:tblStylePr w:type="lastRow">
      <w:rPr>
        <w:b/>
        <w:color w:val="404040"/>
      </w:rPr>
      <w:tcPr>
        <w:tcBorders>
          <w:top w:val="single" w:color="A5A5A5" w:themeColor="accent3" w:sz="4" w:space="0"/>
          <w:left w:val="none" w:color="000000" w:sz="4" w:space="0"/>
          <w:bottom w:val="none" w:color="000000" w:sz="4" w:space="0"/>
          <w:right w:val="none" w:color="000000" w:sz="4" w:space="0"/>
        </w:tcBorders>
      </w:tcPr>
    </w:tblStylePr>
  </w:style>
  <w:style w:type="table" w:styleId="769" w:customStyle="1">
    <w:name w:val="List Table 1 Light - Accent 4"/>
    <w:basedOn w:val="684"/>
    <w:uiPriority w:val="99"/>
    <w:pPr>
      <w:spacing w:after="0" w:line="240" w:lineRule="auto"/>
    </w:pPr>
    <w:tblPr>
      <w:tblStyleRowBandSize w:val="1"/>
      <w:tblStyleColBandSize w:val="1"/>
      <w:tblInd w:w="0" w:type="dxa"/>
      <w:tblCellMar>
        <w:left w:w="108" w:type="dxa"/>
        <w:top w:w="0" w:type="dxa"/>
        <w:right w:w="108" w:type="dxa"/>
        <w:bottom w:w="0" w:type="dxa"/>
      </w:tblCellMar>
    </w:tblPr>
    <w:tblStylePr w:type="band1Horz">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tblStylePr>
    <w:tblStylePr w:type="lastRow">
      <w:rPr>
        <w:b/>
        <w:color w:val="404040"/>
      </w:rPr>
      <w:tcPr>
        <w:tcBorders>
          <w:top w:val="single" w:color="FFC000" w:themeColor="accent4" w:sz="4" w:space="0"/>
          <w:left w:val="none" w:color="000000" w:sz="4" w:space="0"/>
          <w:bottom w:val="none" w:color="000000" w:sz="4" w:space="0"/>
          <w:right w:val="none" w:color="000000" w:sz="4" w:space="0"/>
        </w:tcBorders>
      </w:tcPr>
    </w:tblStylePr>
  </w:style>
  <w:style w:type="table" w:styleId="770" w:customStyle="1">
    <w:name w:val="List Table 1 Light - Accent 5"/>
    <w:basedOn w:val="684"/>
    <w:uiPriority w:val="99"/>
    <w:pPr>
      <w:spacing w:after="0" w:line="240" w:lineRule="auto"/>
    </w:pPr>
    <w:tblPr>
      <w:tblStyleRowBandSize w:val="1"/>
      <w:tblStyleColBandSize w:val="1"/>
      <w:tblInd w:w="0" w:type="dxa"/>
      <w:tblCellMar>
        <w:left w:w="108" w:type="dxa"/>
        <w:top w:w="0" w:type="dxa"/>
        <w:right w:w="108" w:type="dxa"/>
        <w:bottom w:w="0" w:type="dxa"/>
      </w:tblCellMar>
    </w:tblPr>
    <w:tblStylePr w:type="band1Horz">
      <w:tcPr>
        <w:shd w:val="clear" w:color="cfdbf0" w:themeColor="accent5" w:themeTint="40" w:fill="cfdbf0" w:themeFill="accent5" w:themeFillTint="40"/>
      </w:tcPr>
    </w:tblStylePr>
    <w:tblStylePr w:type="band1Vert">
      <w:tcPr>
        <w:shd w:val="clear" w:color="cfdbf0" w:themeColor="accent5" w:themeTint="40" w:fill="cfdb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4472C4" w:themeColor="accent5" w:sz="4" w:space="0"/>
          <w:right w:val="none" w:color="000000" w:sz="4" w:space="0"/>
        </w:tcBorders>
      </w:tcPr>
    </w:tblStylePr>
    <w:tblStylePr w:type="lastCol">
      <w:rPr>
        <w:b/>
        <w:color w:val="404040"/>
      </w:rPr>
    </w:tblStylePr>
    <w:tblStylePr w:type="lastRow">
      <w:rPr>
        <w:b/>
        <w:color w:val="404040"/>
      </w:rPr>
      <w:tcPr>
        <w:tcBorders>
          <w:top w:val="single" w:color="4472C4" w:themeColor="accent5" w:sz="4" w:space="0"/>
          <w:left w:val="none" w:color="000000" w:sz="4" w:space="0"/>
          <w:bottom w:val="none" w:color="000000" w:sz="4" w:space="0"/>
          <w:right w:val="none" w:color="000000" w:sz="4" w:space="0"/>
        </w:tcBorders>
      </w:tcPr>
    </w:tblStylePr>
  </w:style>
  <w:style w:type="table" w:styleId="771" w:customStyle="1">
    <w:name w:val="List Table 1 Light - Accent 6"/>
    <w:basedOn w:val="684"/>
    <w:uiPriority w:val="99"/>
    <w:pPr>
      <w:spacing w:after="0" w:line="240" w:lineRule="auto"/>
    </w:pPr>
    <w:tblPr>
      <w:tblStyleRowBandSize w:val="1"/>
      <w:tblStyleColBandSize w:val="1"/>
      <w:tblInd w:w="0" w:type="dxa"/>
      <w:tblCellMar>
        <w:left w:w="108" w:type="dxa"/>
        <w:top w:w="0" w:type="dxa"/>
        <w:right w:w="108" w:type="dxa"/>
        <w:bottom w:w="0" w:type="dxa"/>
      </w:tblCellMar>
    </w:tblPr>
    <w:tblStylePr w:type="band1Horz">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tblStylePr>
    <w:tblStylePr w:type="lastRow">
      <w:rPr>
        <w:b/>
        <w:color w:val="404040"/>
      </w:rPr>
      <w:tcPr>
        <w:tcBorders>
          <w:top w:val="single" w:color="70AD47" w:themeColor="accent6" w:sz="4" w:space="0"/>
          <w:left w:val="none" w:color="000000" w:sz="4" w:space="0"/>
          <w:bottom w:val="none" w:color="000000" w:sz="4" w:space="0"/>
          <w:right w:val="none" w:color="000000" w:sz="4" w:space="0"/>
        </w:tcBorders>
      </w:tcPr>
    </w:tblStylePr>
  </w:style>
  <w:style w:type="table" w:styleId="772">
    <w:name w:val="List Table 2"/>
    <w:basedOn w:val="684"/>
    <w:uiPriority w:val="99"/>
    <w:pPr>
      <w:spacing w:after="0" w:line="240" w:lineRule="auto"/>
    </w:pPr>
    <w:tblPr>
      <w:tblStyleRowBandSize w:val="1"/>
      <w:tblStyleColBandSize w:val="1"/>
      <w:tblInd w:w="0" w:type="dxa"/>
      <w:tblBorders>
        <w:top w:val="single" w:color="6F6F6F" w:themeColor="text1" w:themeTint="90" w:sz="4" w:space="0"/>
        <w:bottom w:val="single" w:color="6F6F6F" w:themeColor="text1" w:themeTint="90" w:sz="4" w:space="0"/>
        <w:insideH w:val="single" w:color="6F6F6F" w:themeColor="text1" w:themeTint="90" w:sz="4" w:space="0"/>
      </w:tblBorders>
      <w:tblCellMar>
        <w:left w:w="108" w:type="dxa"/>
        <w:top w:w="0" w:type="dxa"/>
        <w:right w:w="108" w:type="dxa"/>
        <w:bottom w:w="0" w:type="dxa"/>
      </w:tblCellMar>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style>
  <w:style w:type="table" w:styleId="773" w:customStyle="1">
    <w:name w:val="List Table 2 - Accent 1"/>
    <w:basedOn w:val="684"/>
    <w:uiPriority w:val="99"/>
    <w:pPr>
      <w:spacing w:after="0" w:line="240" w:lineRule="auto"/>
    </w:pPr>
    <w:tblPr>
      <w:tblStyleRowBandSize w:val="1"/>
      <w:tblStyleColBandSize w:val="1"/>
      <w:tblInd w:w="0" w:type="dxa"/>
      <w:tblBorders>
        <w:top w:val="single" w:color="A2C6E7" w:themeColor="accent1" w:themeTint="90" w:sz="4" w:space="0"/>
        <w:bottom w:val="single" w:color="A2C6E7" w:themeColor="accent1" w:themeTint="90" w:sz="4" w:space="0"/>
        <w:insideH w:val="single" w:color="A2C6E7" w:themeColor="accent1" w:themeTint="90" w:sz="4" w:space="0"/>
      </w:tblBorders>
      <w:tblCellMar>
        <w:left w:w="108" w:type="dxa"/>
        <w:top w:w="0" w:type="dxa"/>
        <w:right w:w="108" w:type="dxa"/>
        <w:bottom w:w="0" w:type="dxa"/>
      </w:tblCellMar>
    </w:tblPr>
    <w:tblStylePr w:type="band1Horz">
      <w:rPr>
        <w:rFonts w:ascii="Arial" w:hAnsi="Arial"/>
        <w:color w:val="404040"/>
        <w:sz w:val="22"/>
      </w:rPr>
      <w:tcPr>
        <w:shd w:val="clear" w:color="d5e5f4" w:themeColor="accent1" w:themeTint="40" w:fill="d5e5f4" w:themeFill="accent1" w:themeFillTint="40"/>
      </w:tcPr>
    </w:tblStylePr>
    <w:tblStylePr w:type="band1Vert">
      <w:rPr>
        <w:rFonts w:ascii="Arial" w:hAnsi="Arial"/>
        <w:color w:val="404040"/>
        <w:sz w:val="22"/>
      </w:rPr>
      <w:tcPr>
        <w:shd w:val="clear" w:color="d5e5f4" w:themeColor="accent1" w:themeTint="40" w:fill="d5e5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A2C6E7" w:themeColor="accent1" w:themeTint="90" w:sz="4" w:space="0"/>
          <w:left w:val="none" w:color="000000" w:sz="4" w:space="0"/>
          <w:bottom w:val="single" w:color="A2C6E7"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A2C6E7" w:themeColor="accent1" w:themeTint="90" w:sz="4" w:space="0"/>
          <w:left w:val="none" w:color="000000" w:sz="4" w:space="0"/>
          <w:bottom w:val="single" w:color="A2C6E7" w:themeColor="accent1" w:themeTint="90" w:sz="4" w:space="0"/>
          <w:right w:val="none" w:color="000000" w:sz="4" w:space="0"/>
        </w:tcBorders>
      </w:tcPr>
    </w:tblStylePr>
  </w:style>
  <w:style w:type="table" w:styleId="774" w:customStyle="1">
    <w:name w:val="List Table 2 - Accent 2"/>
    <w:basedOn w:val="684"/>
    <w:uiPriority w:val="99"/>
    <w:pPr>
      <w:spacing w:after="0" w:line="240" w:lineRule="auto"/>
    </w:pPr>
    <w:tblPr>
      <w:tblStyleRowBandSize w:val="1"/>
      <w:tblStyleColBandSize w:val="1"/>
      <w:tblInd w:w="0" w:type="dxa"/>
      <w:tblBorders>
        <w:top w:val="single" w:color="F4B58A" w:themeColor="accent2" w:themeTint="90" w:sz="4" w:space="0"/>
        <w:bottom w:val="single" w:color="F4B58A" w:themeColor="accent2" w:themeTint="90" w:sz="4" w:space="0"/>
        <w:insideH w:val="single" w:color="F4B58A" w:themeColor="accent2" w:themeTint="90" w:sz="4" w:space="0"/>
      </w:tblBorders>
      <w:tblCellMar>
        <w:left w:w="108" w:type="dxa"/>
        <w:top w:w="0" w:type="dxa"/>
        <w:right w:w="108" w:type="dxa"/>
        <w:bottom w:w="0" w:type="dxa"/>
      </w:tblCellMar>
    </w:tblPr>
    <w:tblStylePr w:type="band1Horz">
      <w:rPr>
        <w:rFonts w:ascii="Arial" w:hAnsi="Arial"/>
        <w:color w:val="404040"/>
        <w:sz w:val="22"/>
      </w:rPr>
      <w:tcPr>
        <w:shd w:val="clear" w:color="fadecb" w:themeColor="accent2" w:themeTint="40" w:fill="fadecb" w:themeFill="accent2" w:themeFillTint="40"/>
      </w:tcPr>
    </w:tblStylePr>
    <w:tblStylePr w:type="band1Vert">
      <w:rPr>
        <w:rFonts w:ascii="Arial" w:hAnsi="Arial"/>
        <w:color w:val="404040"/>
        <w:sz w:val="22"/>
      </w:rPr>
      <w:tcPr>
        <w:shd w:val="clear" w:color="fadecb"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style>
  <w:style w:type="table" w:styleId="775" w:customStyle="1">
    <w:name w:val="List Table 2 - Accent 3"/>
    <w:basedOn w:val="684"/>
    <w:uiPriority w:val="99"/>
    <w:pPr>
      <w:spacing w:after="0" w:line="240" w:lineRule="auto"/>
    </w:pPr>
    <w:tblPr>
      <w:tblStyleRowBandSize w:val="1"/>
      <w:tblStyleColBandSize w:val="1"/>
      <w:tblInd w:w="0" w:type="dxa"/>
      <w:tblBorders>
        <w:top w:val="single" w:color="CCCCCC" w:themeColor="accent3" w:themeTint="90" w:sz="4" w:space="0"/>
        <w:bottom w:val="single" w:color="CCCCCC" w:themeColor="accent3" w:themeTint="90" w:sz="4" w:space="0"/>
        <w:insideH w:val="single" w:color="CCCCCC" w:themeColor="accent3" w:themeTint="90" w:sz="4" w:space="0"/>
      </w:tblBorders>
      <w:tblCellMar>
        <w:left w:w="108" w:type="dxa"/>
        <w:top w:w="0" w:type="dxa"/>
        <w:right w:w="108" w:type="dxa"/>
        <w:bottom w:w="0" w:type="dxa"/>
      </w:tblCellMar>
    </w:tblPr>
    <w:tblStylePr w:type="band1Horz">
      <w:rPr>
        <w:rFonts w:ascii="Arial" w:hAnsi="Arial"/>
        <w:color w:val="404040"/>
        <w:sz w:val="22"/>
      </w:rPr>
      <w:tcPr>
        <w:shd w:val="clear" w:color="e8e8e8" w:themeColor="accent3" w:themeTint="40" w:fill="e8e8e8" w:themeFill="accent3" w:themeFillTint="40"/>
      </w:tcPr>
    </w:tblStylePr>
    <w:tblStylePr w:type="band1Vert">
      <w:rPr>
        <w:rFonts w:ascii="Arial" w:hAnsi="Arial"/>
        <w:color w:val="404040"/>
        <w:sz w:val="22"/>
      </w:rPr>
      <w:tcPr>
        <w:shd w:val="clear" w:color="e8e8e8"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style>
  <w:style w:type="table" w:styleId="776" w:customStyle="1">
    <w:name w:val="List Table 2 - Accent 4"/>
    <w:basedOn w:val="684"/>
    <w:uiPriority w:val="99"/>
    <w:pPr>
      <w:spacing w:after="0" w:line="240" w:lineRule="auto"/>
    </w:pPr>
    <w:tblPr>
      <w:tblStyleRowBandSize w:val="1"/>
      <w:tblStyleColBandSize w:val="1"/>
      <w:tblInd w:w="0" w:type="dxa"/>
      <w:tblBorders>
        <w:top w:val="single" w:color="FFDB6F" w:themeColor="accent4" w:themeTint="90" w:sz="4" w:space="0"/>
        <w:bottom w:val="single" w:color="FFDB6F" w:themeColor="accent4" w:themeTint="90" w:sz="4" w:space="0"/>
        <w:insideH w:val="single" w:color="FFDB6F" w:themeColor="accent4" w:themeTint="90" w:sz="4" w:space="0"/>
      </w:tblBorders>
      <w:tblCellMar>
        <w:left w:w="108" w:type="dxa"/>
        <w:top w:w="0" w:type="dxa"/>
        <w:right w:w="108" w:type="dxa"/>
        <w:bottom w:w="0" w:type="dxa"/>
      </w:tblCellMar>
    </w:tblPr>
    <w:tblStylePr w:type="band1Horz">
      <w:rPr>
        <w:rFonts w:ascii="Arial" w:hAnsi="Arial"/>
        <w:color w:val="404040"/>
        <w:sz w:val="22"/>
      </w:rPr>
      <w:tcPr>
        <w:shd w:val="clear" w:color="ffefbf" w:themeColor="accent4" w:themeTint="40" w:fill="ffefbf" w:themeFill="accent4" w:themeFillTint="40"/>
      </w:tcPr>
    </w:tblStylePr>
    <w:tblStylePr w:type="band1Vert">
      <w:rPr>
        <w:rFonts w:ascii="Arial" w:hAnsi="Arial"/>
        <w:color w:val="404040"/>
        <w:sz w:val="22"/>
      </w:rPr>
      <w:tcPr>
        <w:shd w:val="clear" w:color="ffefb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style>
  <w:style w:type="table" w:styleId="777" w:customStyle="1">
    <w:name w:val="List Table 2 - Accent 5"/>
    <w:basedOn w:val="684"/>
    <w:uiPriority w:val="99"/>
    <w:pPr>
      <w:spacing w:after="0" w:line="240" w:lineRule="auto"/>
    </w:pPr>
    <w:tblPr>
      <w:tblStyleRowBandSize w:val="1"/>
      <w:tblStyleColBandSize w:val="1"/>
      <w:tblInd w:w="0" w:type="dxa"/>
      <w:tblBorders>
        <w:top w:val="single" w:color="95AFDD" w:themeColor="accent5" w:themeTint="90" w:sz="4" w:space="0"/>
        <w:bottom w:val="single" w:color="95AFDD" w:themeColor="accent5" w:themeTint="90" w:sz="4" w:space="0"/>
        <w:insideH w:val="single" w:color="95AFDD" w:themeColor="accent5" w:themeTint="90" w:sz="4" w:space="0"/>
      </w:tblBorders>
      <w:tblCellMar>
        <w:left w:w="108" w:type="dxa"/>
        <w:top w:w="0" w:type="dxa"/>
        <w:right w:w="108" w:type="dxa"/>
        <w:bottom w:w="0" w:type="dxa"/>
      </w:tblCellMar>
    </w:tblPr>
    <w:tblStylePr w:type="band1Horz">
      <w:rPr>
        <w:rFonts w:ascii="Arial" w:hAnsi="Arial"/>
        <w:color w:val="404040"/>
        <w:sz w:val="22"/>
      </w:rPr>
      <w:tcPr>
        <w:shd w:val="clear" w:color="cfdbf0" w:themeColor="accent5" w:themeTint="40" w:fill="cfdbf0" w:themeFill="accent5" w:themeFillTint="40"/>
      </w:tcPr>
    </w:tblStylePr>
    <w:tblStylePr w:type="band1Vert">
      <w:rPr>
        <w:rFonts w:ascii="Arial" w:hAnsi="Arial"/>
        <w:color w:val="404040"/>
        <w:sz w:val="22"/>
      </w:rPr>
      <w:tcPr>
        <w:shd w:val="clear" w:color="cfdbf0" w:themeColor="accent5" w:themeTint="40" w:fill="cfdb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95AFDD" w:themeColor="accent5" w:themeTint="90" w:sz="4" w:space="0"/>
          <w:left w:val="none" w:color="000000" w:sz="4" w:space="0"/>
          <w:bottom w:val="single" w:color="95AFDD"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95AFDD" w:themeColor="accent5" w:themeTint="90" w:sz="4" w:space="0"/>
          <w:left w:val="none" w:color="000000" w:sz="4" w:space="0"/>
          <w:bottom w:val="single" w:color="95AFDD" w:themeColor="accent5" w:themeTint="90" w:sz="4" w:space="0"/>
          <w:right w:val="none" w:color="000000" w:sz="4" w:space="0"/>
        </w:tcBorders>
      </w:tcPr>
    </w:tblStylePr>
  </w:style>
  <w:style w:type="table" w:styleId="778" w:customStyle="1">
    <w:name w:val="List Table 2 - Accent 6"/>
    <w:basedOn w:val="684"/>
    <w:uiPriority w:val="99"/>
    <w:pPr>
      <w:spacing w:after="0" w:line="240" w:lineRule="auto"/>
    </w:pPr>
    <w:tblPr>
      <w:tblStyleRowBandSize w:val="1"/>
      <w:tblStyleColBandSize w:val="1"/>
      <w:tblInd w:w="0" w:type="dxa"/>
      <w:tblBorders>
        <w:top w:val="single" w:color="ADD394" w:themeColor="accent6" w:themeTint="90" w:sz="4" w:space="0"/>
        <w:bottom w:val="single" w:color="ADD394" w:themeColor="accent6" w:themeTint="90" w:sz="4" w:space="0"/>
        <w:insideH w:val="single" w:color="ADD394" w:themeColor="accent6" w:themeTint="90" w:sz="4" w:space="0"/>
      </w:tblBorders>
      <w:tblCellMar>
        <w:left w:w="108" w:type="dxa"/>
        <w:top w:w="0" w:type="dxa"/>
        <w:right w:w="108" w:type="dxa"/>
        <w:bottom w:w="0" w:type="dxa"/>
      </w:tblCellMar>
    </w:tblPr>
    <w:tblStylePr w:type="band1Horz">
      <w:rPr>
        <w:rFonts w:ascii="Arial" w:hAnsi="Arial"/>
        <w:color w:val="404040"/>
        <w:sz w:val="22"/>
      </w:rPr>
      <w:tcPr>
        <w:shd w:val="clear" w:color="daebcf" w:themeColor="accent6" w:themeTint="40" w:fill="daebcf" w:themeFill="accent6" w:themeFillTint="40"/>
      </w:tcPr>
    </w:tblStylePr>
    <w:tblStylePr w:type="band1Vert">
      <w:rPr>
        <w:rFonts w:ascii="Arial" w:hAnsi="Arial"/>
        <w:color w:val="404040"/>
        <w:sz w:val="22"/>
      </w:rPr>
      <w:tcPr>
        <w:shd w:val="clear" w:color="daebcf" w:themeColor="accent6" w:themeTint="40" w:fill="daebc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style>
  <w:style w:type="table" w:styleId="779">
    <w:name w:val="List Table 3"/>
    <w:basedOn w:val="68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CellMar>
        <w:left w:w="108" w:type="dxa"/>
        <w:top w:w="0" w:type="dxa"/>
        <w:right w:w="108" w:type="dxa"/>
        <w:bottom w:w="0" w:type="dxa"/>
      </w:tblCellMar>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780" w:customStyle="1">
    <w:name w:val="List Table 3 - Accent 1"/>
    <w:basedOn w:val="684"/>
    <w:uiPriority w:val="99"/>
    <w:pPr>
      <w:spacing w:after="0" w:line="240" w:lineRule="auto"/>
    </w:pPr>
    <w:tblPr>
      <w:tblStyleRowBandSize w:val="1"/>
      <w:tblStyleColBandSize w:val="1"/>
      <w:tblInd w:w="0" w:type="dxa"/>
      <w:tblBorders>
        <w:top w:val="single" w:color="5B9BD5" w:themeColor="accent1" w:sz="4" w:space="0"/>
        <w:left w:val="single" w:color="5B9BD5" w:themeColor="accent1" w:sz="4" w:space="0"/>
        <w:bottom w:val="single" w:color="5B9BD5" w:themeColor="accent1" w:sz="4" w:space="0"/>
        <w:right w:val="single" w:color="5B9BD5" w:themeColor="accent1" w:sz="4" w:space="0"/>
      </w:tblBorders>
      <w:tblCellMar>
        <w:left w:w="108" w:type="dxa"/>
        <w:top w:w="0" w:type="dxa"/>
        <w:right w:w="108" w:type="dxa"/>
        <w:bottom w:w="0" w:type="dxa"/>
      </w:tblCellMar>
    </w:tblPr>
    <w:tblStylePr w:type="band1Horz">
      <w:rPr>
        <w:rFonts w:ascii="Arial" w:hAnsi="Arial"/>
        <w:color w:val="404040"/>
        <w:sz w:val="22"/>
      </w:rPr>
      <w:tcPr>
        <w:tcBorders>
          <w:top w:val="single" w:color="5B9BD5" w:themeColor="accent1" w:sz="4" w:space="0"/>
          <w:bottom w:val="single" w:color="5B9BD5" w:themeColor="accent1" w:sz="4" w:space="0"/>
        </w:tcBorders>
      </w:tcPr>
    </w:tblStylePr>
    <w:tblStylePr w:type="band1Vert">
      <w:rPr>
        <w:rFonts w:ascii="Arial" w:hAnsi="Arial"/>
        <w:color w:val="404040"/>
        <w:sz w:val="22"/>
      </w:rPr>
      <w:tcPr>
        <w:tcBorders>
          <w:left w:val="single" w:color="5B9BD5" w:themeColor="accent1" w:sz="4" w:space="0"/>
          <w:right w:val="single" w:color="5B9BD5" w:themeColor="accent1" w:sz="4" w:space="0"/>
        </w:tcBorders>
      </w:tcPr>
    </w:tblStylePr>
    <w:tblStylePr w:type="firstCol">
      <w:rPr>
        <w:b/>
        <w:color w:val="404040"/>
      </w:rPr>
    </w:tblStylePr>
    <w:tblStylePr w:type="firstRow">
      <w:rPr>
        <w:rFonts w:ascii="Arial" w:hAnsi="Arial"/>
        <w:b/>
        <w:color w:val="ffffff"/>
        <w:sz w:val="22"/>
      </w:rPr>
      <w:tcPr>
        <w:shd w:val="clear" w:color="5b9bd5" w:themeColor="accent1" w:fill="5b9bd5" w:themeFill="accent1"/>
      </w:tcPr>
    </w:tblStylePr>
    <w:tblStylePr w:type="lastCol">
      <w:rPr>
        <w:b/>
        <w:color w:val="404040"/>
      </w:rPr>
    </w:tblStylePr>
    <w:tblStylePr w:type="lastRow">
      <w:rPr>
        <w:b/>
        <w:color w:val="404040"/>
      </w:rPr>
    </w:tblStylePr>
  </w:style>
  <w:style w:type="table" w:styleId="781" w:customStyle="1">
    <w:name w:val="List Table 3 - Accent 2"/>
    <w:basedOn w:val="684"/>
    <w:uiPriority w:val="99"/>
    <w:pPr>
      <w:spacing w:after="0" w:line="240" w:lineRule="auto"/>
    </w:pPr>
    <w:tblPr>
      <w:tblStyleRowBandSize w:val="1"/>
      <w:tblStyleColBandSize w:val="1"/>
      <w:tblInd w:w="0" w:type="dxa"/>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CellMar>
        <w:left w:w="108" w:type="dxa"/>
        <w:top w:w="0" w:type="dxa"/>
        <w:right w:w="108" w:type="dxa"/>
        <w:bottom w:w="0" w:type="dxa"/>
      </w:tblCellMar>
    </w:tblPr>
    <w:tblStylePr w:type="band1Horz">
      <w:rPr>
        <w:rFonts w:ascii="Arial" w:hAnsi="Arial"/>
        <w:color w:val="404040"/>
        <w:sz w:val="22"/>
      </w:rPr>
      <w:tcPr>
        <w:tcBorders>
          <w:top w:val="single" w:color="F4B184" w:themeColor="accent2" w:themeTint="97" w:sz="4" w:space="0"/>
          <w:bottom w:val="single" w:color="F4B184" w:themeColor="accent2" w:themeTint="97" w:sz="4" w:space="0"/>
        </w:tcBorders>
      </w:tcPr>
    </w:tblStylePr>
    <w:tblStylePr w:type="band1Vert">
      <w:rPr>
        <w:rFonts w:ascii="Arial" w:hAnsi="Arial"/>
        <w:color w:val="404040"/>
        <w:sz w:val="22"/>
      </w:rPr>
      <w:tcPr>
        <w:tcBorders>
          <w:left w:val="single" w:color="F4B184" w:themeColor="accent2" w:themeTint="97" w:sz="4" w:space="0"/>
          <w:right w:val="single" w:color="F4B184" w:themeColor="accent2" w:themeTint="97" w:sz="4" w:space="0"/>
        </w:tcBorders>
      </w:tcPr>
    </w:tblStylePr>
    <w:tblStylePr w:type="firstCol">
      <w:rPr>
        <w:b/>
        <w:color w:val="404040"/>
      </w:rPr>
    </w:tblStylePr>
    <w:tblStylePr w:type="firstRow">
      <w:rPr>
        <w:rFonts w:ascii="Arial" w:hAnsi="Arial"/>
        <w:b/>
        <w:color w:val="ffffff"/>
        <w:sz w:val="22"/>
      </w:rPr>
      <w:tcPr>
        <w:shd w:val="clear" w:color="f4b184" w:themeColor="accent2" w:themeTint="97" w:fill="f4b184" w:themeFill="accent2" w:themeFillTint="97"/>
      </w:tcPr>
    </w:tblStylePr>
    <w:tblStylePr w:type="lastCol">
      <w:rPr>
        <w:b/>
        <w:color w:val="404040"/>
      </w:rPr>
    </w:tblStylePr>
    <w:tblStylePr w:type="lastRow">
      <w:rPr>
        <w:b/>
        <w:color w:val="404040"/>
      </w:rPr>
    </w:tblStylePr>
  </w:style>
  <w:style w:type="table" w:styleId="782" w:customStyle="1">
    <w:name w:val="List Table 3 - Accent 3"/>
    <w:basedOn w:val="684"/>
    <w:uiPriority w:val="99"/>
    <w:pPr>
      <w:spacing w:after="0" w:line="240" w:lineRule="auto"/>
    </w:pPr>
    <w:tblPr>
      <w:tblStyleRowBandSize w:val="1"/>
      <w:tblStyleColBandSize w:val="1"/>
      <w:tblInd w:w="0" w:type="dxa"/>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CellMar>
        <w:left w:w="108" w:type="dxa"/>
        <w:top w:w="0" w:type="dxa"/>
        <w:right w:w="108" w:type="dxa"/>
        <w:bottom w:w="0" w:type="dxa"/>
      </w:tblCellMar>
    </w:tblPr>
    <w:tblStylePr w:type="band1Horz">
      <w:rPr>
        <w:rFonts w:ascii="Arial" w:hAnsi="Arial"/>
        <w:color w:val="404040"/>
        <w:sz w:val="22"/>
      </w:rPr>
      <w:tcPr>
        <w:tcBorders>
          <w:top w:val="single" w:color="C9C9C9" w:themeColor="accent3" w:themeTint="98" w:sz="4" w:space="0"/>
          <w:bottom w:val="single" w:color="C9C9C9" w:themeColor="accent3" w:themeTint="98" w:sz="4" w:space="0"/>
        </w:tcBorders>
      </w:tcPr>
    </w:tblStylePr>
    <w:tblStylePr w:type="band1Vert">
      <w:rPr>
        <w:rFonts w:ascii="Arial" w:hAnsi="Arial"/>
        <w:color w:val="404040"/>
        <w:sz w:val="22"/>
      </w:rPr>
      <w:tcPr>
        <w:tcBorders>
          <w:left w:val="single" w:color="C9C9C9" w:themeColor="accent3" w:themeTint="98" w:sz="4" w:space="0"/>
          <w:right w:val="single" w:color="C9C9C9" w:themeColor="accent3" w:themeTint="98" w:sz="4" w:space="0"/>
        </w:tcBorders>
      </w:tcPr>
    </w:tblStylePr>
    <w:tblStylePr w:type="firstCol">
      <w:rPr>
        <w:b/>
        <w:color w:val="404040"/>
      </w:rPr>
    </w:tblStylePr>
    <w:tblStylePr w:type="firstRow">
      <w:rPr>
        <w:rFonts w:ascii="Arial" w:hAnsi="Arial"/>
        <w:b/>
        <w:color w:val="ffffff"/>
        <w:sz w:val="22"/>
      </w:rPr>
      <w:tcPr>
        <w:shd w:val="clear" w:color="c9c9c9" w:themeColor="accent3" w:themeTint="98" w:fill="c9c9c9" w:themeFill="accent3" w:themeFillTint="98"/>
      </w:tcPr>
    </w:tblStylePr>
    <w:tblStylePr w:type="lastCol">
      <w:rPr>
        <w:b/>
        <w:color w:val="404040"/>
      </w:rPr>
    </w:tblStylePr>
    <w:tblStylePr w:type="lastRow">
      <w:rPr>
        <w:b/>
        <w:color w:val="404040"/>
      </w:rPr>
    </w:tblStylePr>
  </w:style>
  <w:style w:type="table" w:styleId="783" w:customStyle="1">
    <w:name w:val="List Table 3 - Accent 4"/>
    <w:basedOn w:val="684"/>
    <w:uiPriority w:val="99"/>
    <w:pPr>
      <w:spacing w:after="0" w:line="240" w:lineRule="auto"/>
    </w:pPr>
    <w:tblPr>
      <w:tblStyleRowBandSize w:val="1"/>
      <w:tblStyleColBandSize w:val="1"/>
      <w:tblInd w:w="0" w:type="dxa"/>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CellMar>
        <w:left w:w="108" w:type="dxa"/>
        <w:top w:w="0" w:type="dxa"/>
        <w:right w:w="108" w:type="dxa"/>
        <w:bottom w:w="0" w:type="dxa"/>
      </w:tblCellMar>
    </w:tblPr>
    <w:tblStylePr w:type="band1Horz">
      <w:rPr>
        <w:rFonts w:ascii="Arial" w:hAnsi="Arial"/>
        <w:color w:val="404040"/>
        <w:sz w:val="22"/>
      </w:rPr>
      <w:tcPr>
        <w:tcBorders>
          <w:top w:val="single" w:color="FFD865" w:themeColor="accent4" w:themeTint="9A" w:sz="4" w:space="0"/>
          <w:bottom w:val="single" w:color="FFD865" w:themeColor="accent4" w:themeTint="9A" w:sz="4" w:space="0"/>
        </w:tcBorders>
      </w:tcPr>
    </w:tblStylePr>
    <w:tblStylePr w:type="band1Vert">
      <w:rPr>
        <w:rFonts w:ascii="Arial" w:hAnsi="Arial"/>
        <w:color w:val="404040"/>
        <w:sz w:val="22"/>
      </w:rPr>
      <w:tcPr>
        <w:tcBorders>
          <w:left w:val="single" w:color="FFD865" w:themeColor="accent4" w:themeTint="9A" w:sz="4" w:space="0"/>
          <w:right w:val="single" w:color="FFD865" w:themeColor="accent4" w:themeTint="9A" w:sz="4" w:space="0"/>
        </w:tcBorders>
      </w:tcPr>
    </w:tblStylePr>
    <w:tblStylePr w:type="firstCol">
      <w:rPr>
        <w:b/>
        <w:color w:val="404040"/>
      </w:rPr>
    </w:tblStylePr>
    <w:tblStylePr w:type="firstRow">
      <w:rPr>
        <w:rFonts w:ascii="Arial" w:hAnsi="Arial"/>
        <w:b/>
        <w:color w:val="ffffff"/>
        <w:sz w:val="22"/>
      </w:rPr>
      <w:tcPr>
        <w:shd w:val="clear" w:color="ffd865" w:themeColor="accent4" w:themeTint="9A" w:fill="ffd865" w:themeFill="accent4" w:themeFillTint="9A"/>
      </w:tcPr>
    </w:tblStylePr>
    <w:tblStylePr w:type="lastCol">
      <w:rPr>
        <w:b/>
        <w:color w:val="404040"/>
      </w:rPr>
    </w:tblStylePr>
    <w:tblStylePr w:type="lastRow">
      <w:rPr>
        <w:b/>
        <w:color w:val="404040"/>
      </w:rPr>
    </w:tblStylePr>
  </w:style>
  <w:style w:type="table" w:styleId="784" w:customStyle="1">
    <w:name w:val="List Table 3 - Accent 5"/>
    <w:basedOn w:val="684"/>
    <w:uiPriority w:val="99"/>
    <w:pPr>
      <w:spacing w:after="0" w:line="240" w:lineRule="auto"/>
    </w:pPr>
    <w:tblPr>
      <w:tblStyleRowBandSize w:val="1"/>
      <w:tblStyleColBandSize w:val="1"/>
      <w:tblInd w:w="0" w:type="dxa"/>
      <w:tblBorders>
        <w:top w:val="single" w:color="8DA9DB" w:themeColor="accent5" w:themeTint="9A" w:sz="4" w:space="0"/>
        <w:left w:val="single" w:color="8DA9DB" w:themeColor="accent5" w:themeTint="9A" w:sz="4" w:space="0"/>
        <w:bottom w:val="single" w:color="8DA9DB" w:themeColor="accent5" w:themeTint="9A" w:sz="4" w:space="0"/>
        <w:right w:val="single" w:color="8DA9DB" w:themeColor="accent5" w:themeTint="9A" w:sz="4" w:space="0"/>
      </w:tblBorders>
      <w:tblCellMar>
        <w:left w:w="108" w:type="dxa"/>
        <w:top w:w="0" w:type="dxa"/>
        <w:right w:w="108" w:type="dxa"/>
        <w:bottom w:w="0" w:type="dxa"/>
      </w:tblCellMar>
    </w:tblPr>
    <w:tblStylePr w:type="band1Horz">
      <w:rPr>
        <w:rFonts w:ascii="Arial" w:hAnsi="Arial"/>
        <w:color w:val="404040"/>
        <w:sz w:val="22"/>
      </w:rPr>
      <w:tcPr>
        <w:tcBorders>
          <w:top w:val="single" w:color="8DA9DB" w:themeColor="accent5" w:themeTint="9A" w:sz="4" w:space="0"/>
          <w:bottom w:val="single" w:color="8DA9DB" w:themeColor="accent5" w:themeTint="9A" w:sz="4" w:space="0"/>
        </w:tcBorders>
      </w:tcPr>
    </w:tblStylePr>
    <w:tblStylePr w:type="band1Vert">
      <w:rPr>
        <w:rFonts w:ascii="Arial" w:hAnsi="Arial"/>
        <w:color w:val="404040"/>
        <w:sz w:val="22"/>
      </w:rPr>
      <w:tcPr>
        <w:tcBorders>
          <w:left w:val="single" w:color="8DA9DB" w:themeColor="accent5" w:themeTint="9A" w:sz="4" w:space="0"/>
          <w:right w:val="single" w:color="8DA9DB" w:themeColor="accent5" w:themeTint="9A" w:sz="4" w:space="0"/>
        </w:tcBorders>
      </w:tcPr>
    </w:tblStylePr>
    <w:tblStylePr w:type="firstCol">
      <w:rPr>
        <w:b/>
        <w:color w:val="404040"/>
      </w:rPr>
    </w:tblStylePr>
    <w:tblStylePr w:type="firstRow">
      <w:rPr>
        <w:rFonts w:ascii="Arial" w:hAnsi="Arial"/>
        <w:b/>
        <w:color w:val="ffffff"/>
        <w:sz w:val="22"/>
      </w:rPr>
      <w:tcPr>
        <w:shd w:val="clear" w:color="8da9db" w:themeColor="accent5" w:themeTint="9A" w:fill="8da9db" w:themeFill="accent5" w:themeFillTint="9A"/>
      </w:tcPr>
    </w:tblStylePr>
    <w:tblStylePr w:type="lastCol">
      <w:rPr>
        <w:b/>
        <w:color w:val="404040"/>
      </w:rPr>
    </w:tblStylePr>
    <w:tblStylePr w:type="lastRow">
      <w:rPr>
        <w:b/>
        <w:color w:val="404040"/>
      </w:rPr>
    </w:tblStylePr>
  </w:style>
  <w:style w:type="table" w:styleId="785" w:customStyle="1">
    <w:name w:val="List Table 3 - Accent 6"/>
    <w:basedOn w:val="684"/>
    <w:uiPriority w:val="99"/>
    <w:pPr>
      <w:spacing w:after="0" w:line="240" w:lineRule="auto"/>
    </w:pPr>
    <w:tblPr>
      <w:tblStyleRowBandSize w:val="1"/>
      <w:tblStyleColBandSize w:val="1"/>
      <w:tblInd w:w="0" w:type="dxa"/>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CellMar>
        <w:left w:w="108" w:type="dxa"/>
        <w:top w:w="0" w:type="dxa"/>
        <w:right w:w="108" w:type="dxa"/>
        <w:bottom w:w="0" w:type="dxa"/>
      </w:tblCellMar>
    </w:tblPr>
    <w:tblStylePr w:type="band1Horz">
      <w:rPr>
        <w:rFonts w:ascii="Arial" w:hAnsi="Arial"/>
        <w:color w:val="404040"/>
        <w:sz w:val="22"/>
      </w:rPr>
      <w:tcPr>
        <w:tcBorders>
          <w:top w:val="single" w:color="A9D08E" w:themeColor="accent6" w:themeTint="98" w:sz="4" w:space="0"/>
          <w:bottom w:val="single" w:color="A9D08E" w:themeColor="accent6" w:themeTint="98" w:sz="4" w:space="0"/>
        </w:tcBorders>
      </w:tcPr>
    </w:tblStylePr>
    <w:tblStylePr w:type="band1Vert">
      <w:rPr>
        <w:rFonts w:ascii="Arial" w:hAnsi="Arial"/>
        <w:color w:val="404040"/>
        <w:sz w:val="22"/>
      </w:rPr>
      <w:tcPr>
        <w:tcBorders>
          <w:left w:val="single" w:color="A9D08E" w:themeColor="accent6" w:themeTint="98" w:sz="4" w:space="0"/>
          <w:right w:val="single" w:color="A9D08E" w:themeColor="accent6" w:themeTint="98" w:sz="4" w:space="0"/>
        </w:tcBorders>
      </w:tcPr>
    </w:tblStylePr>
    <w:tblStylePr w:type="firstCol">
      <w:rPr>
        <w:b/>
        <w:color w:val="404040"/>
      </w:rPr>
    </w:tblStylePr>
    <w:tblStylePr w:type="firstRow">
      <w:rPr>
        <w:rFonts w:ascii="Arial" w:hAnsi="Arial"/>
        <w:b/>
        <w:color w:val="ffffff"/>
        <w:sz w:val="22"/>
      </w:rPr>
      <w:tcPr>
        <w:shd w:val="clear" w:color="a9d08e" w:themeColor="accent6" w:themeTint="98" w:fill="a9d08e" w:themeFill="accent6" w:themeFillTint="98"/>
      </w:tcPr>
    </w:tblStylePr>
    <w:tblStylePr w:type="lastCol">
      <w:rPr>
        <w:b/>
        <w:color w:val="404040"/>
      </w:rPr>
    </w:tblStylePr>
    <w:tblStylePr w:type="lastRow">
      <w:rPr>
        <w:b/>
        <w:color w:val="404040"/>
      </w:rPr>
    </w:tblStylePr>
  </w:style>
  <w:style w:type="table" w:styleId="786">
    <w:name w:val="List Table 4"/>
    <w:basedOn w:val="68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CellMar>
        <w:left w:w="108" w:type="dxa"/>
        <w:top w:w="0" w:type="dxa"/>
        <w:right w:w="108" w:type="dxa"/>
        <w:bottom w:w="0" w:type="dxa"/>
      </w:tblCellMar>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787" w:customStyle="1">
    <w:name w:val="List Table 4 - Accent 1"/>
    <w:basedOn w:val="684"/>
    <w:uiPriority w:val="99"/>
    <w:pPr>
      <w:spacing w:after="0" w:line="240" w:lineRule="auto"/>
    </w:pPr>
    <w:tblPr>
      <w:tblStyleRowBandSize w:val="1"/>
      <w:tblStyleColBandSize w:val="1"/>
      <w:tblInd w:w="0" w:type="dxa"/>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tblBorders>
      <w:tblCellMar>
        <w:left w:w="108" w:type="dxa"/>
        <w:top w:w="0" w:type="dxa"/>
        <w:right w:w="108" w:type="dxa"/>
        <w:bottom w:w="0" w:type="dxa"/>
      </w:tblCellMar>
    </w:tblPr>
    <w:tblStylePr w:type="band1Horz">
      <w:rPr>
        <w:rFonts w:ascii="Arial" w:hAnsi="Arial"/>
        <w:color w:val="404040"/>
        <w:sz w:val="22"/>
      </w:rPr>
      <w:tcPr>
        <w:shd w:val="clear" w:color="d5e5f4" w:themeColor="accent1" w:themeTint="40" w:fill="d5e5f4" w:themeFill="accent1" w:themeFillTint="40"/>
      </w:tcPr>
    </w:tblStylePr>
    <w:tblStylePr w:type="band1Vert">
      <w:rPr>
        <w:rFonts w:ascii="Arial" w:hAnsi="Arial"/>
        <w:color w:val="404040"/>
        <w:sz w:val="22"/>
      </w:rPr>
      <w:tcPr>
        <w:shd w:val="clear" w:color="d5e5f4" w:themeColor="accent1" w:themeTint="40" w:fill="d5e5f4" w:themeFill="accent1" w:themeFillTint="40"/>
      </w:tcPr>
    </w:tblStylePr>
    <w:tblStylePr w:type="firstCol">
      <w:rPr>
        <w:b/>
        <w:color w:val="404040"/>
      </w:rPr>
    </w:tblStylePr>
    <w:tblStylePr w:type="firstRow">
      <w:rPr>
        <w:rFonts w:ascii="Arial" w:hAnsi="Arial"/>
        <w:b/>
        <w:color w:val="ffffff"/>
        <w:sz w:val="22"/>
      </w:rPr>
      <w:tcPr>
        <w:shd w:val="clear" w:color="5b9bd5" w:themeColor="accent1" w:fill="5b9bd5" w:themeFill="accent1"/>
      </w:tcPr>
    </w:tblStylePr>
    <w:tblStylePr w:type="lastCol">
      <w:rPr>
        <w:b/>
        <w:color w:val="404040"/>
      </w:rPr>
    </w:tblStylePr>
    <w:tblStylePr w:type="lastRow">
      <w:rPr>
        <w:b/>
        <w:color w:val="404040"/>
      </w:rPr>
    </w:tblStylePr>
  </w:style>
  <w:style w:type="table" w:styleId="788" w:customStyle="1">
    <w:name w:val="List Table 4 - Accent 2"/>
    <w:basedOn w:val="684"/>
    <w:uiPriority w:val="99"/>
    <w:pPr>
      <w:spacing w:after="0" w:line="240" w:lineRule="auto"/>
    </w:pPr>
    <w:tblPr>
      <w:tblStyleRowBandSize w:val="1"/>
      <w:tblStyleColBandSize w:val="1"/>
      <w:tblInd w:w="0" w:type="dxa"/>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CellMar>
        <w:left w:w="108" w:type="dxa"/>
        <w:top w:w="0" w:type="dxa"/>
        <w:right w:w="108" w:type="dxa"/>
        <w:bottom w:w="0" w:type="dxa"/>
      </w:tblCellMar>
    </w:tblPr>
    <w:tblStylePr w:type="band1Horz">
      <w:rPr>
        <w:rFonts w:ascii="Arial" w:hAnsi="Arial"/>
        <w:color w:val="404040"/>
        <w:sz w:val="22"/>
      </w:rPr>
      <w:tcPr>
        <w:shd w:val="clear" w:color="fadecb" w:themeColor="accent2" w:themeTint="40" w:fill="fadecb" w:themeFill="accent2" w:themeFillTint="40"/>
      </w:tcPr>
    </w:tblStylePr>
    <w:tblStylePr w:type="band1Vert">
      <w:rPr>
        <w:rFonts w:ascii="Arial" w:hAnsi="Arial"/>
        <w:color w:val="404040"/>
        <w:sz w:val="22"/>
      </w:rPr>
      <w:tcPr>
        <w:shd w:val="clear" w:color="fadecb"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ed7d31" w:themeColor="accent2" w:fill="ed7d31" w:themeFill="accent2"/>
      </w:tcPr>
    </w:tblStylePr>
    <w:tblStylePr w:type="lastCol">
      <w:rPr>
        <w:b/>
        <w:color w:val="404040"/>
      </w:rPr>
    </w:tblStylePr>
    <w:tblStylePr w:type="lastRow">
      <w:rPr>
        <w:b/>
        <w:color w:val="404040"/>
      </w:rPr>
    </w:tblStylePr>
  </w:style>
  <w:style w:type="table" w:styleId="789" w:customStyle="1">
    <w:name w:val="List Table 4 - Accent 3"/>
    <w:basedOn w:val="684"/>
    <w:uiPriority w:val="99"/>
    <w:pPr>
      <w:spacing w:after="0" w:line="240" w:lineRule="auto"/>
    </w:pPr>
    <w:tblPr>
      <w:tblStyleRowBandSize w:val="1"/>
      <w:tblStyleColBandSize w:val="1"/>
      <w:tblInd w:w="0" w:type="dxa"/>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CellMar>
        <w:left w:w="108" w:type="dxa"/>
        <w:top w:w="0" w:type="dxa"/>
        <w:right w:w="108" w:type="dxa"/>
        <w:bottom w:w="0" w:type="dxa"/>
      </w:tblCellMar>
    </w:tblPr>
    <w:tblStylePr w:type="band1Horz">
      <w:rPr>
        <w:rFonts w:ascii="Arial" w:hAnsi="Arial"/>
        <w:color w:val="404040"/>
        <w:sz w:val="22"/>
      </w:rPr>
      <w:tcPr>
        <w:shd w:val="clear" w:color="e8e8e8" w:themeColor="accent3" w:themeTint="40" w:fill="e8e8e8" w:themeFill="accent3" w:themeFillTint="40"/>
      </w:tcPr>
    </w:tblStylePr>
    <w:tblStylePr w:type="band1Vert">
      <w:rPr>
        <w:rFonts w:ascii="Arial" w:hAnsi="Arial"/>
        <w:color w:val="404040"/>
        <w:sz w:val="22"/>
      </w:rPr>
      <w:tcPr>
        <w:shd w:val="clear" w:color="e8e8e8"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a5a5a5" w:themeColor="accent3" w:fill="a5a5a5" w:themeFill="accent3"/>
      </w:tcPr>
    </w:tblStylePr>
    <w:tblStylePr w:type="lastCol">
      <w:rPr>
        <w:b/>
        <w:color w:val="404040"/>
      </w:rPr>
    </w:tblStylePr>
    <w:tblStylePr w:type="lastRow">
      <w:rPr>
        <w:b/>
        <w:color w:val="404040"/>
      </w:rPr>
    </w:tblStylePr>
  </w:style>
  <w:style w:type="table" w:styleId="790" w:customStyle="1">
    <w:name w:val="List Table 4 - Accent 4"/>
    <w:basedOn w:val="684"/>
    <w:uiPriority w:val="99"/>
    <w:pPr>
      <w:spacing w:after="0" w:line="240" w:lineRule="auto"/>
    </w:pPr>
    <w:tblPr>
      <w:tblStyleRowBandSize w:val="1"/>
      <w:tblStyleColBandSize w:val="1"/>
      <w:tblInd w:w="0" w:type="dxa"/>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CellMar>
        <w:left w:w="108" w:type="dxa"/>
        <w:top w:w="0" w:type="dxa"/>
        <w:right w:w="108" w:type="dxa"/>
        <w:bottom w:w="0" w:type="dxa"/>
      </w:tblCellMar>
    </w:tblPr>
    <w:tblStylePr w:type="band1Horz">
      <w:rPr>
        <w:rFonts w:ascii="Arial" w:hAnsi="Arial"/>
        <w:color w:val="404040"/>
        <w:sz w:val="22"/>
      </w:rPr>
      <w:tcPr>
        <w:shd w:val="clear" w:color="ffefbf" w:themeColor="accent4" w:themeTint="40" w:fill="ffefbf" w:themeFill="accent4" w:themeFillTint="40"/>
      </w:tcPr>
    </w:tblStylePr>
    <w:tblStylePr w:type="band1Vert">
      <w:rPr>
        <w:rFonts w:ascii="Arial" w:hAnsi="Arial"/>
        <w:color w:val="404040"/>
        <w:sz w:val="22"/>
      </w:rPr>
      <w:tcPr>
        <w:shd w:val="clear" w:color="ffefb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c000" w:themeColor="accent4" w:fill="ffc000" w:themeFill="accent4"/>
      </w:tcPr>
    </w:tblStylePr>
    <w:tblStylePr w:type="lastCol">
      <w:rPr>
        <w:b/>
        <w:color w:val="404040"/>
      </w:rPr>
    </w:tblStylePr>
    <w:tblStylePr w:type="lastRow">
      <w:rPr>
        <w:b/>
        <w:color w:val="404040"/>
      </w:rPr>
    </w:tblStylePr>
  </w:style>
  <w:style w:type="table" w:styleId="791" w:customStyle="1">
    <w:name w:val="List Table 4 - Accent 5"/>
    <w:basedOn w:val="684"/>
    <w:uiPriority w:val="99"/>
    <w:pPr>
      <w:spacing w:after="0" w:line="240" w:lineRule="auto"/>
    </w:pPr>
    <w:tblPr>
      <w:tblStyleRowBandSize w:val="1"/>
      <w:tblStyleColBandSize w:val="1"/>
      <w:tblInd w:w="0" w:type="dxa"/>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tblBorders>
      <w:tblCellMar>
        <w:left w:w="108" w:type="dxa"/>
        <w:top w:w="0" w:type="dxa"/>
        <w:right w:w="108" w:type="dxa"/>
        <w:bottom w:w="0" w:type="dxa"/>
      </w:tblCellMar>
    </w:tblPr>
    <w:tblStylePr w:type="band1Horz">
      <w:rPr>
        <w:rFonts w:ascii="Arial" w:hAnsi="Arial"/>
        <w:color w:val="404040"/>
        <w:sz w:val="22"/>
      </w:rPr>
      <w:tcPr>
        <w:shd w:val="clear" w:color="cfdbf0" w:themeColor="accent5" w:themeTint="40" w:fill="cfdbf0" w:themeFill="accent5" w:themeFillTint="40"/>
      </w:tcPr>
    </w:tblStylePr>
    <w:tblStylePr w:type="band1Vert">
      <w:rPr>
        <w:rFonts w:ascii="Arial" w:hAnsi="Arial"/>
        <w:color w:val="404040"/>
        <w:sz w:val="22"/>
      </w:rPr>
      <w:tcPr>
        <w:shd w:val="clear" w:color="cfdbf0" w:themeColor="accent5" w:themeTint="40" w:fill="cfdbf0" w:themeFill="accent5" w:themeFillTint="40"/>
      </w:tcPr>
    </w:tblStylePr>
    <w:tblStylePr w:type="firstCol">
      <w:rPr>
        <w:b/>
        <w:color w:val="404040"/>
      </w:rPr>
    </w:tblStylePr>
    <w:tblStylePr w:type="firstRow">
      <w:rPr>
        <w:rFonts w:ascii="Arial" w:hAnsi="Arial"/>
        <w:b/>
        <w:color w:val="ffffff"/>
        <w:sz w:val="22"/>
      </w:rPr>
      <w:tcPr>
        <w:shd w:val="clear" w:color="4472c4" w:themeColor="accent5" w:fill="4472c4" w:themeFill="accent5"/>
      </w:tcPr>
    </w:tblStylePr>
    <w:tblStylePr w:type="lastCol">
      <w:rPr>
        <w:b/>
        <w:color w:val="404040"/>
      </w:rPr>
    </w:tblStylePr>
    <w:tblStylePr w:type="lastRow">
      <w:rPr>
        <w:b/>
        <w:color w:val="404040"/>
      </w:rPr>
    </w:tblStylePr>
  </w:style>
  <w:style w:type="table" w:styleId="792" w:customStyle="1">
    <w:name w:val="List Table 4 - Accent 6"/>
    <w:basedOn w:val="684"/>
    <w:uiPriority w:val="99"/>
    <w:pPr>
      <w:spacing w:after="0" w:line="240" w:lineRule="auto"/>
    </w:pPr>
    <w:tblPr>
      <w:tblStyleRowBandSize w:val="1"/>
      <w:tblStyleColBandSize w:val="1"/>
      <w:tblInd w:w="0" w:type="dxa"/>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CellMar>
        <w:left w:w="108" w:type="dxa"/>
        <w:top w:w="0" w:type="dxa"/>
        <w:right w:w="108" w:type="dxa"/>
        <w:bottom w:w="0" w:type="dxa"/>
      </w:tblCellMar>
    </w:tblPr>
    <w:tblStylePr w:type="band1Horz">
      <w:rPr>
        <w:rFonts w:ascii="Arial" w:hAnsi="Arial"/>
        <w:color w:val="404040"/>
        <w:sz w:val="22"/>
      </w:rPr>
      <w:tcPr>
        <w:shd w:val="clear" w:color="daebcf" w:themeColor="accent6" w:themeTint="40" w:fill="daebcf" w:themeFill="accent6" w:themeFillTint="40"/>
      </w:tcPr>
    </w:tblStylePr>
    <w:tblStylePr w:type="band1Vert">
      <w:rPr>
        <w:rFonts w:ascii="Arial" w:hAnsi="Arial"/>
        <w:color w:val="404040"/>
        <w:sz w:val="22"/>
      </w:rPr>
      <w:tcPr>
        <w:shd w:val="clear" w:color="daebcf" w:themeColor="accent6" w:themeTint="40" w:fill="daebcf" w:themeFill="accent6" w:themeFillTint="40"/>
      </w:tcPr>
    </w:tblStylePr>
    <w:tblStylePr w:type="firstCol">
      <w:rPr>
        <w:b/>
        <w:color w:val="404040"/>
      </w:rPr>
    </w:tblStylePr>
    <w:tblStylePr w:type="firstRow">
      <w:rPr>
        <w:rFonts w:ascii="Arial" w:hAnsi="Arial"/>
        <w:b/>
        <w:color w:val="ffffff"/>
        <w:sz w:val="22"/>
      </w:rPr>
      <w:tcPr>
        <w:shd w:val="clear" w:color="70ad47" w:themeColor="accent6" w:fill="70ad47" w:themeFill="accent6"/>
      </w:tcPr>
    </w:tblStylePr>
    <w:tblStylePr w:type="lastCol">
      <w:rPr>
        <w:b/>
        <w:color w:val="404040"/>
      </w:rPr>
    </w:tblStylePr>
    <w:tblStylePr w:type="lastRow">
      <w:rPr>
        <w:b/>
        <w:color w:val="404040"/>
      </w:rPr>
    </w:tblStylePr>
  </w:style>
  <w:style w:type="table" w:styleId="793">
    <w:name w:val="List Table 5 Dark"/>
    <w:basedOn w:val="684"/>
    <w:uiPriority w:val="99"/>
    <w:pPr>
      <w:spacing w:after="0" w:line="240" w:lineRule="auto"/>
    </w:pPr>
    <w:tblPr>
      <w:tblStyleRowBandSize w:val="1"/>
      <w:tblStyleColBandSize w:val="1"/>
      <w:tblInd w:w="0" w:type="dxa"/>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CellMar>
        <w:left w:w="108" w:type="dxa"/>
        <w:top w:w="0" w:type="dxa"/>
        <w:right w:w="108" w:type="dxa"/>
        <w:bottom w:w="0" w:type="dxa"/>
      </w:tblCellMar>
    </w:tblPr>
    <w:tblStylePr w:type="band1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tblStylePr>
  </w:style>
  <w:style w:type="table" w:styleId="794" w:customStyle="1">
    <w:name w:val="List Table 5 Dark - Accent 1"/>
    <w:basedOn w:val="684"/>
    <w:uiPriority w:val="99"/>
    <w:pPr>
      <w:spacing w:after="0" w:line="240" w:lineRule="auto"/>
    </w:pPr>
    <w:tblPr>
      <w:tblStyleRowBandSize w:val="1"/>
      <w:tblStyleColBandSize w:val="1"/>
      <w:tblInd w:w="0" w:type="dxa"/>
      <w:tblBorders>
        <w:top w:val="single" w:color="5B9BD5" w:themeColor="accent1" w:sz="32" w:space="0"/>
        <w:left w:val="single" w:color="5B9BD5" w:themeColor="accent1" w:sz="32" w:space="0"/>
        <w:bottom w:val="single" w:color="5B9BD5" w:themeColor="accent1" w:sz="32" w:space="0"/>
        <w:right w:val="single" w:color="5B9BD5" w:themeColor="accent1" w:sz="32" w:space="0"/>
      </w:tblBorders>
      <w:shd w:val="clear" w:color="5b9bd5" w:themeColor="accent1" w:fill="5b9bd5" w:themeFill="accent1"/>
      <w:tblCellMar>
        <w:left w:w="108" w:type="dxa"/>
        <w:top w:w="0" w:type="dxa"/>
        <w:right w:w="108" w:type="dxa"/>
        <w:bottom w:w="0" w:type="dxa"/>
      </w:tblCellMar>
    </w:tblPr>
    <w:tblStylePr w:type="band1Horz">
      <w:tcPr>
        <w:shd w:val="clear" w:color="5b9bd5" w:themeColor="accent1" w:fill="5b9bd5" w:themeFill="accent1"/>
        <w:tcBorders>
          <w:top w:val="single" w:color="FFFFFF" w:themeColor="light1" w:sz="4" w:space="0"/>
          <w:bottom w:val="single" w:color="FFFFFF" w:themeColor="light1" w:sz="4" w:space="0"/>
        </w:tcBorders>
      </w:tcPr>
    </w:tblStylePr>
    <w:tblStylePr w:type="band1Vert">
      <w:tcPr>
        <w:shd w:val="clear" w:color="5b9bd5" w:themeColor="accent1" w:fill="5b9bd5" w:themeFill="accent1"/>
        <w:tcBorders>
          <w:left w:val="single" w:color="FFFFFF" w:themeColor="light1" w:sz="4" w:space="0"/>
          <w:right w:val="single" w:color="FFFFFF" w:themeColor="light1" w:sz="4" w:space="0"/>
        </w:tcBorders>
      </w:tcPr>
    </w:tblStylePr>
    <w:tblStylePr w:type="band2Horz">
      <w:tcPr>
        <w:shd w:val="clear" w:color="5b9bd5" w:themeColor="accent1" w:fill="5b9bd5" w:themeFill="accent1"/>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5B9BD5" w:themeColor="accent1" w:sz="32" w:space="0"/>
          <w:right w:val="single" w:color="FFFFFF" w:themeColor="light1" w:sz="4" w:space="0"/>
        </w:tcBorders>
      </w:tcPr>
    </w:tblStylePr>
    <w:tblStylePr w:type="firstRow">
      <w:rPr>
        <w:rFonts w:ascii="Arial" w:hAnsi="Arial"/>
        <w:b/>
        <w:color w:val="ffffff" w:themeColor="light1"/>
        <w:sz w:val="22"/>
      </w:rPr>
      <w:tcPr>
        <w:shd w:val="clear" w:color="5b9bd5" w:themeColor="accent1" w:fill="5b9bd5" w:themeFill="accent1"/>
        <w:tcBorders>
          <w:top w:val="single" w:color="5B9BD5" w:themeColor="accent1" w:sz="32" w:space="0"/>
          <w:bottom w:val="single" w:color="FFFFFF" w:themeColor="light1" w:sz="12" w:space="0"/>
        </w:tcBorders>
      </w:tcPr>
    </w:tblStylePr>
    <w:tblStylePr w:type="lastCol">
      <w:tcPr>
        <w:tcBorders>
          <w:left w:val="single" w:color="FFFFFF" w:themeColor="light1" w:sz="4" w:space="0"/>
          <w:right w:val="single" w:color="5B9BD5" w:themeColor="accent1" w:sz="32" w:space="0"/>
        </w:tcBorders>
      </w:tcPr>
    </w:tblStylePr>
    <w:tblStylePr w:type="lastRow">
      <w:rPr>
        <w:rFonts w:ascii="Arial" w:hAnsi="Arial"/>
        <w:b/>
        <w:color w:val="ffffff" w:themeColor="light1"/>
        <w:sz w:val="22"/>
      </w:rPr>
    </w:tblStylePr>
  </w:style>
  <w:style w:type="table" w:styleId="795" w:customStyle="1">
    <w:name w:val="List Table 5 Dark - Accent 2"/>
    <w:basedOn w:val="684"/>
    <w:uiPriority w:val="99"/>
    <w:pPr>
      <w:spacing w:after="0" w:line="240" w:lineRule="auto"/>
    </w:pPr>
    <w:tblPr>
      <w:tblStyleRowBandSize w:val="1"/>
      <w:tblStyleColBandSize w:val="1"/>
      <w:tblInd w:w="0" w:type="dxa"/>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shd w:val="clear" w:color="f4b184" w:themeColor="accent2" w:themeTint="97" w:fill="f4b184" w:themeFill="accent2" w:themeFillTint="97"/>
      <w:tblCellMar>
        <w:left w:w="108" w:type="dxa"/>
        <w:top w:w="0" w:type="dxa"/>
        <w:right w:w="108" w:type="dxa"/>
        <w:bottom w:w="0" w:type="dxa"/>
      </w:tblCellMar>
    </w:tblPr>
    <w:tblStylePr w:type="band1Horz">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1Vert">
      <w:tcPr>
        <w:shd w:val="clear" w:color="f4b184" w:themeColor="accent2" w:themeTint="97" w:fill="f4b184" w:themeFill="accent2" w:themeFillTint="97"/>
        <w:tcBorders>
          <w:left w:val="single" w:color="FFFFFF" w:themeColor="light1" w:sz="4" w:space="0"/>
          <w:right w:val="single" w:color="FFFFFF" w:themeColor="light1" w:sz="4" w:space="0"/>
        </w:tcBorders>
      </w:tcPr>
    </w:tblStylePr>
    <w:tblStylePr w:type="band2Horz">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F4B184" w:themeColor="accent2" w:themeTint="97" w:sz="32" w:space="0"/>
          <w:right w:val="single" w:color="FFFFFF" w:themeColor="light1" w:sz="4" w:space="0"/>
        </w:tcBorders>
      </w:tcPr>
    </w:tblStylePr>
    <w:tblStylePr w:type="firstRow">
      <w:rPr>
        <w:rFonts w:ascii="Arial" w:hAnsi="Arial"/>
        <w:b/>
        <w:color w:val="ffffff" w:themeColor="light1"/>
        <w:sz w:val="22"/>
      </w:rPr>
      <w:tcPr>
        <w:shd w:val="clear" w:color="f4b184" w:themeColor="accent2" w:themeTint="97" w:fill="f4b184" w:themeFill="accent2" w:themeFillTint="97"/>
        <w:tcBorders>
          <w:top w:val="single" w:color="F4B184" w:themeColor="accent2" w:themeTint="97" w:sz="32" w:space="0"/>
          <w:bottom w:val="single" w:color="FFFFFF" w:themeColor="light1" w:sz="12" w:space="0"/>
        </w:tcBorders>
      </w:tcPr>
    </w:tblStylePr>
    <w:tblStylePr w:type="lastCol">
      <w:tcPr>
        <w:tcBorders>
          <w:left w:val="single" w:color="FFFFFF" w:themeColor="light1" w:sz="4" w:space="0"/>
          <w:right w:val="single" w:color="F4B184" w:themeColor="accent2" w:themeTint="97" w:sz="32" w:space="0"/>
        </w:tcBorders>
      </w:tcPr>
    </w:tblStylePr>
    <w:tblStylePr w:type="lastRow">
      <w:rPr>
        <w:rFonts w:ascii="Arial" w:hAnsi="Arial"/>
        <w:b/>
        <w:color w:val="ffffff" w:themeColor="light1"/>
        <w:sz w:val="22"/>
      </w:rPr>
    </w:tblStylePr>
  </w:style>
  <w:style w:type="table" w:styleId="796" w:customStyle="1">
    <w:name w:val="List Table 5 Dark - Accent 3"/>
    <w:basedOn w:val="684"/>
    <w:uiPriority w:val="99"/>
    <w:pPr>
      <w:spacing w:after="0" w:line="240" w:lineRule="auto"/>
    </w:pPr>
    <w:tblPr>
      <w:tblStyleRowBandSize w:val="1"/>
      <w:tblStyleColBandSize w:val="1"/>
      <w:tblInd w:w="0" w:type="dxa"/>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shd w:val="clear" w:color="c9c9c9" w:themeColor="accent3" w:themeTint="98" w:fill="c9c9c9" w:themeFill="accent3" w:themeFillTint="98"/>
      <w:tblCellMar>
        <w:left w:w="108" w:type="dxa"/>
        <w:top w:w="0" w:type="dxa"/>
        <w:right w:w="108" w:type="dxa"/>
        <w:bottom w:w="0" w:type="dxa"/>
      </w:tblCellMar>
    </w:tblPr>
    <w:tblStylePr w:type="band1Horz">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1Vert">
      <w:tcPr>
        <w:shd w:val="clear" w:color="c9c9c9" w:themeColor="accent3" w:themeTint="98" w:fill="c9c9c9" w:themeFill="accent3" w:themeFillTint="98"/>
        <w:tcBorders>
          <w:left w:val="single" w:color="FFFFFF" w:themeColor="light1" w:sz="4" w:space="0"/>
          <w:right w:val="single" w:color="FFFFFF" w:themeColor="light1" w:sz="4" w:space="0"/>
        </w:tcBorders>
      </w:tcPr>
    </w:tblStylePr>
    <w:tblStylePr w:type="band2Horz">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C9C9C9" w:themeColor="accent3" w:themeTint="98" w:sz="32" w:space="0"/>
          <w:right w:val="single" w:color="FFFFFF" w:themeColor="light1" w:sz="4" w:space="0"/>
        </w:tcBorders>
      </w:tcPr>
    </w:tblStylePr>
    <w:tblStylePr w:type="firstRow">
      <w:rPr>
        <w:rFonts w:ascii="Arial" w:hAnsi="Arial"/>
        <w:b/>
        <w:color w:val="ffffff" w:themeColor="light1"/>
        <w:sz w:val="22"/>
      </w:rPr>
      <w:tcPr>
        <w:shd w:val="clear" w:color="c9c9c9" w:themeColor="accent3" w:themeTint="98" w:fill="c9c9c9" w:themeFill="accent3" w:themeFillTint="98"/>
        <w:tcBorders>
          <w:top w:val="single" w:color="C9C9C9" w:themeColor="accent3" w:themeTint="98" w:sz="32" w:space="0"/>
          <w:bottom w:val="single" w:color="FFFFFF" w:themeColor="light1" w:sz="12" w:space="0"/>
        </w:tcBorders>
      </w:tcPr>
    </w:tblStylePr>
    <w:tblStylePr w:type="lastCol">
      <w:tcPr>
        <w:tcBorders>
          <w:left w:val="single" w:color="FFFFFF" w:themeColor="light1" w:sz="4" w:space="0"/>
          <w:right w:val="single" w:color="C9C9C9" w:themeColor="accent3" w:themeTint="98" w:sz="32" w:space="0"/>
        </w:tcBorders>
      </w:tcPr>
    </w:tblStylePr>
    <w:tblStylePr w:type="lastRow">
      <w:rPr>
        <w:rFonts w:ascii="Arial" w:hAnsi="Arial"/>
        <w:b/>
        <w:color w:val="ffffff" w:themeColor="light1"/>
        <w:sz w:val="22"/>
      </w:rPr>
    </w:tblStylePr>
  </w:style>
  <w:style w:type="table" w:styleId="797" w:customStyle="1">
    <w:name w:val="List Table 5 Dark - Accent 4"/>
    <w:basedOn w:val="684"/>
    <w:uiPriority w:val="99"/>
    <w:pPr>
      <w:spacing w:after="0" w:line="240" w:lineRule="auto"/>
    </w:pPr>
    <w:tblPr>
      <w:tblStyleRowBandSize w:val="1"/>
      <w:tblStyleColBandSize w:val="1"/>
      <w:tblInd w:w="0" w:type="dxa"/>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shd w:val="clear" w:color="ffd865" w:themeColor="accent4" w:themeTint="9A" w:fill="ffd865" w:themeFill="accent4" w:themeFillTint="9A"/>
      <w:tblCellMar>
        <w:left w:w="108" w:type="dxa"/>
        <w:top w:w="0" w:type="dxa"/>
        <w:right w:w="108" w:type="dxa"/>
        <w:bottom w:w="0" w:type="dxa"/>
      </w:tblCellMar>
    </w:tblPr>
    <w:tblStylePr w:type="band1Horz">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1Vert">
      <w:tcPr>
        <w:shd w:val="clear" w:color="ffd865" w:themeColor="accent4" w:themeTint="9A" w:fill="ffd865" w:themeFill="accent4" w:themeFillTint="9A"/>
        <w:tcBorders>
          <w:left w:val="single" w:color="FFFFFF" w:themeColor="light1" w:sz="4" w:space="0"/>
          <w:right w:val="single" w:color="FFFFFF" w:themeColor="light1" w:sz="4" w:space="0"/>
        </w:tcBorders>
      </w:tcPr>
    </w:tblStylePr>
    <w:tblStylePr w:type="band2Horz">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FFD865" w:themeColor="accent4" w:themeTint="9A" w:sz="32" w:space="0"/>
          <w:right w:val="single" w:color="FFFFFF" w:themeColor="light1" w:sz="4" w:space="0"/>
        </w:tcBorders>
      </w:tcPr>
    </w:tblStylePr>
    <w:tblStylePr w:type="firstRow">
      <w:rPr>
        <w:rFonts w:ascii="Arial" w:hAnsi="Arial"/>
        <w:b/>
        <w:color w:val="ffffff" w:themeColor="light1"/>
        <w:sz w:val="22"/>
      </w:rPr>
      <w:tcPr>
        <w:shd w:val="clear" w:color="ffd865" w:themeColor="accent4" w:themeTint="9A" w:fill="ffd865" w:themeFill="accent4" w:themeFillTint="9A"/>
        <w:tcBorders>
          <w:top w:val="single" w:color="FFD865" w:themeColor="accent4" w:themeTint="9A" w:sz="32" w:space="0"/>
          <w:bottom w:val="single" w:color="FFFFFF" w:themeColor="light1" w:sz="12" w:space="0"/>
        </w:tcBorders>
      </w:tcPr>
    </w:tblStylePr>
    <w:tblStylePr w:type="lastCol">
      <w:tcPr>
        <w:tcBorders>
          <w:left w:val="single" w:color="FFFFFF" w:themeColor="light1" w:sz="4" w:space="0"/>
          <w:right w:val="single" w:color="FFD865" w:themeColor="accent4" w:themeTint="9A" w:sz="32" w:space="0"/>
        </w:tcBorders>
      </w:tcPr>
    </w:tblStylePr>
    <w:tblStylePr w:type="lastRow">
      <w:rPr>
        <w:rFonts w:ascii="Arial" w:hAnsi="Arial"/>
        <w:b/>
        <w:color w:val="ffffff" w:themeColor="light1"/>
        <w:sz w:val="22"/>
      </w:rPr>
    </w:tblStylePr>
  </w:style>
  <w:style w:type="table" w:styleId="798" w:customStyle="1">
    <w:name w:val="List Table 5 Dark - Accent 5"/>
    <w:basedOn w:val="684"/>
    <w:uiPriority w:val="99"/>
    <w:pPr>
      <w:spacing w:after="0" w:line="240" w:lineRule="auto"/>
    </w:pPr>
    <w:tblPr>
      <w:tblStyleRowBandSize w:val="1"/>
      <w:tblStyleColBandSize w:val="1"/>
      <w:tblInd w:w="0" w:type="dxa"/>
      <w:tblBorders>
        <w:top w:val="single" w:color="8DA9DB" w:themeColor="accent5" w:themeTint="9A" w:sz="32" w:space="0"/>
        <w:left w:val="single" w:color="8DA9DB" w:themeColor="accent5" w:themeTint="9A" w:sz="32" w:space="0"/>
        <w:bottom w:val="single" w:color="8DA9DB" w:themeColor="accent5" w:themeTint="9A" w:sz="32" w:space="0"/>
        <w:right w:val="single" w:color="8DA9DB" w:themeColor="accent5" w:themeTint="9A" w:sz="32" w:space="0"/>
      </w:tblBorders>
      <w:shd w:val="clear" w:color="8da9db" w:themeColor="accent5" w:themeTint="9A" w:fill="8da9db" w:themeFill="accent5" w:themeFillTint="9A"/>
      <w:tblCellMar>
        <w:left w:w="108" w:type="dxa"/>
        <w:top w:w="0" w:type="dxa"/>
        <w:right w:w="108" w:type="dxa"/>
        <w:bottom w:w="0" w:type="dxa"/>
      </w:tblCellMar>
    </w:tblPr>
    <w:tblStylePr w:type="band1Horz">
      <w:tcPr>
        <w:shd w:val="clear" w:color="8da9db" w:themeColor="accent5" w:themeTint="9A" w:fill="8da9db" w:themeFill="accent5" w:themeFillTint="9A"/>
        <w:tcBorders>
          <w:top w:val="single" w:color="FFFFFF" w:themeColor="light1" w:sz="4" w:space="0"/>
          <w:bottom w:val="single" w:color="FFFFFF" w:themeColor="light1" w:sz="4" w:space="0"/>
        </w:tcBorders>
      </w:tcPr>
    </w:tblStylePr>
    <w:tblStylePr w:type="band1Vert">
      <w:tcPr>
        <w:shd w:val="clear" w:color="8da9db" w:themeColor="accent5" w:themeTint="9A" w:fill="8da9db" w:themeFill="accent5" w:themeFillTint="9A"/>
        <w:tcBorders>
          <w:left w:val="single" w:color="FFFFFF" w:themeColor="light1" w:sz="4" w:space="0"/>
          <w:right w:val="single" w:color="FFFFFF" w:themeColor="light1" w:sz="4" w:space="0"/>
        </w:tcBorders>
      </w:tcPr>
    </w:tblStylePr>
    <w:tblStylePr w:type="band2Horz">
      <w:tcPr>
        <w:shd w:val="clear" w:color="8da9db" w:themeColor="accent5" w:themeTint="9A" w:fill="8da9db" w:themeFill="accent5"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8DA9DB" w:themeColor="accent5" w:themeTint="9A" w:sz="32" w:space="0"/>
          <w:right w:val="single" w:color="FFFFFF" w:themeColor="light1" w:sz="4" w:space="0"/>
        </w:tcBorders>
      </w:tcPr>
    </w:tblStylePr>
    <w:tblStylePr w:type="firstRow">
      <w:rPr>
        <w:rFonts w:ascii="Arial" w:hAnsi="Arial"/>
        <w:b/>
        <w:color w:val="ffffff" w:themeColor="light1"/>
        <w:sz w:val="22"/>
      </w:rPr>
      <w:tcPr>
        <w:shd w:val="clear" w:color="8da9db" w:themeColor="accent5" w:themeTint="9A" w:fill="8da9db" w:themeFill="accent5" w:themeFillTint="9A"/>
        <w:tcBorders>
          <w:top w:val="single" w:color="8DA9DB" w:themeColor="accent5" w:themeTint="9A" w:sz="32" w:space="0"/>
          <w:bottom w:val="single" w:color="FFFFFF" w:themeColor="light1" w:sz="12" w:space="0"/>
        </w:tcBorders>
      </w:tcPr>
    </w:tblStylePr>
    <w:tblStylePr w:type="lastCol">
      <w:tcPr>
        <w:tcBorders>
          <w:left w:val="single" w:color="FFFFFF" w:themeColor="light1" w:sz="4" w:space="0"/>
          <w:right w:val="single" w:color="8DA9DB" w:themeColor="accent5" w:themeTint="9A" w:sz="32" w:space="0"/>
        </w:tcBorders>
      </w:tcPr>
    </w:tblStylePr>
    <w:tblStylePr w:type="lastRow">
      <w:rPr>
        <w:rFonts w:ascii="Arial" w:hAnsi="Arial"/>
        <w:b/>
        <w:color w:val="ffffff" w:themeColor="light1"/>
        <w:sz w:val="22"/>
      </w:rPr>
    </w:tblStylePr>
  </w:style>
  <w:style w:type="table" w:styleId="799" w:customStyle="1">
    <w:name w:val="List Table 5 Dark - Accent 6"/>
    <w:basedOn w:val="684"/>
    <w:uiPriority w:val="99"/>
    <w:pPr>
      <w:spacing w:after="0" w:line="240" w:lineRule="auto"/>
    </w:pPr>
    <w:tblPr>
      <w:tblStyleRowBandSize w:val="1"/>
      <w:tblStyleColBandSize w:val="1"/>
      <w:tblInd w:w="0" w:type="dxa"/>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shd w:val="clear" w:color="a9d08e" w:themeColor="accent6" w:themeTint="98" w:fill="a9d08e" w:themeFill="accent6" w:themeFillTint="98"/>
      <w:tblCellMar>
        <w:left w:w="108" w:type="dxa"/>
        <w:top w:w="0" w:type="dxa"/>
        <w:right w:w="108" w:type="dxa"/>
        <w:bottom w:w="0" w:type="dxa"/>
      </w:tblCellMar>
    </w:tblPr>
    <w:tblStylePr w:type="band1Horz">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1Vert">
      <w:tcPr>
        <w:shd w:val="clear" w:color="a9d08e" w:themeColor="accent6" w:themeTint="98" w:fill="a9d08e" w:themeFill="accent6" w:themeFillTint="98"/>
        <w:tcBorders>
          <w:left w:val="single" w:color="FFFFFF" w:themeColor="light1" w:sz="4" w:space="0"/>
          <w:right w:val="single" w:color="FFFFFF" w:themeColor="light1" w:sz="4" w:space="0"/>
        </w:tcBorders>
      </w:tcPr>
    </w:tblStylePr>
    <w:tblStylePr w:type="band2Horz">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A9D08E" w:themeColor="accent6" w:themeTint="98" w:sz="32" w:space="0"/>
          <w:right w:val="single" w:color="FFFFFF" w:themeColor="light1" w:sz="4" w:space="0"/>
        </w:tcBorders>
      </w:tcPr>
    </w:tblStylePr>
    <w:tblStylePr w:type="firstRow">
      <w:rPr>
        <w:rFonts w:ascii="Arial" w:hAnsi="Arial"/>
        <w:b/>
        <w:color w:val="ffffff" w:themeColor="light1"/>
        <w:sz w:val="22"/>
      </w:rPr>
      <w:tcPr>
        <w:shd w:val="clear" w:color="a9d08e" w:themeColor="accent6" w:themeTint="98" w:fill="a9d08e" w:themeFill="accent6" w:themeFillTint="98"/>
        <w:tcBorders>
          <w:top w:val="single" w:color="A9D08E" w:themeColor="accent6" w:themeTint="98" w:sz="32" w:space="0"/>
          <w:bottom w:val="single" w:color="FFFFFF" w:themeColor="light1" w:sz="12" w:space="0"/>
        </w:tcBorders>
      </w:tcPr>
    </w:tblStylePr>
    <w:tblStylePr w:type="lastCol">
      <w:tcPr>
        <w:tcBorders>
          <w:left w:val="single" w:color="FFFFFF" w:themeColor="light1" w:sz="4" w:space="0"/>
          <w:right w:val="single" w:color="A9D08E" w:themeColor="accent6" w:themeTint="98" w:sz="32" w:space="0"/>
        </w:tcBorders>
      </w:tcPr>
    </w:tblStylePr>
    <w:tblStylePr w:type="lastRow">
      <w:rPr>
        <w:rFonts w:ascii="Arial" w:hAnsi="Arial"/>
        <w:b/>
        <w:color w:val="ffffff" w:themeColor="light1"/>
        <w:sz w:val="22"/>
      </w:rPr>
    </w:tblStylePr>
  </w:style>
  <w:style w:type="table" w:styleId="800">
    <w:name w:val="List Table 6 Colorful"/>
    <w:basedOn w:val="684"/>
    <w:uiPriority w:val="99"/>
    <w:pPr>
      <w:spacing w:after="0" w:line="240" w:lineRule="auto"/>
    </w:pPr>
    <w:tblPr>
      <w:tblStyleRowBandSize w:val="1"/>
      <w:tblStyleColBandSize w:val="1"/>
      <w:tblInd w:w="0" w:type="dxa"/>
      <w:tblBorders>
        <w:top w:val="single" w:color="7F7F7F" w:themeColor="text1" w:themeTint="80" w:sz="4" w:space="0"/>
        <w:bottom w:val="single" w:color="7F7F7F" w:themeColor="text1" w:themeTint="80" w:sz="4" w:space="0"/>
      </w:tblBorders>
      <w:tblCellMar>
        <w:left w:w="108" w:type="dxa"/>
        <w:top w:w="0" w:type="dxa"/>
        <w:right w:w="108" w:type="dxa"/>
        <w:bottom w:w="0" w:type="dxa"/>
      </w:tblCellMar>
    </w:tblPr>
    <w:tblStylePr w:type="band1Horz">
      <w:rPr>
        <w:rFonts w:ascii="Arial" w:hAnsi="Arial"/>
        <w:color w:val="000000" w:themeColor="text1"/>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themeTint="80" w:sz="4" w:space="0"/>
        </w:tcBorders>
      </w:tcPr>
    </w:tblStylePr>
    <w:tblStylePr w:type="lastCol">
      <w:rPr>
        <w:b/>
        <w:color w:val="000000" w:themeColor="text1"/>
      </w:rPr>
    </w:tblStylePr>
    <w:tblStylePr w:type="lastRow">
      <w:rPr>
        <w:b/>
        <w:color w:val="000000" w:themeColor="text1"/>
      </w:rPr>
      <w:tcPr>
        <w:tcBorders>
          <w:top w:val="single" w:color="7F7F7F" w:themeColor="text1" w:themeTint="80" w:sz="4" w:space="0"/>
        </w:tcBorders>
      </w:tcPr>
    </w:tblStylePr>
  </w:style>
  <w:style w:type="table" w:styleId="801" w:customStyle="1">
    <w:name w:val="List Table 6 Colorful - Accent 1"/>
    <w:basedOn w:val="684"/>
    <w:uiPriority w:val="99"/>
    <w:pPr>
      <w:spacing w:after="0" w:line="240" w:lineRule="auto"/>
    </w:pPr>
    <w:tblPr>
      <w:tblStyleRowBandSize w:val="1"/>
      <w:tblStyleColBandSize w:val="1"/>
      <w:tblInd w:w="0" w:type="dxa"/>
      <w:tblBorders>
        <w:top w:val="single" w:color="5B9BD5" w:themeColor="accent1" w:sz="4" w:space="0"/>
        <w:bottom w:val="single" w:color="5B9BD5" w:themeColor="accent1" w:sz="4" w:space="0"/>
      </w:tblBorders>
      <w:tblCellMar>
        <w:left w:w="108" w:type="dxa"/>
        <w:top w:w="0" w:type="dxa"/>
        <w:right w:w="108" w:type="dxa"/>
        <w:bottom w:w="0" w:type="dxa"/>
      </w:tblCellMar>
    </w:tblPr>
    <w:tblStylePr w:type="band1Horz">
      <w:rPr>
        <w:rFonts w:ascii="Arial" w:hAnsi="Arial"/>
        <w:color w:val="245a8d" w:themeColor="accent1" w:themeShade="95"/>
        <w:sz w:val="22"/>
      </w:rPr>
      <w:tcPr>
        <w:shd w:val="clear" w:color="d5e5f4" w:themeColor="accent1" w:themeTint="40" w:fill="d5e5f4" w:themeFill="accent1" w:themeFillTint="40"/>
      </w:tcPr>
    </w:tblStylePr>
    <w:tblStylePr w:type="band1Vert">
      <w:tcPr>
        <w:shd w:val="clear" w:color="d5e5f4" w:themeColor="accent1" w:themeTint="40" w:fill="d5e5f4" w:themeFill="accent1" w:themeFillTint="40"/>
      </w:tcPr>
    </w:tblStylePr>
    <w:tblStylePr w:type="band2Horz">
      <w:rPr>
        <w:rFonts w:ascii="Arial" w:hAnsi="Arial"/>
        <w:color w:val="245a8d" w:themeColor="accent1" w:themeShade="95"/>
        <w:sz w:val="22"/>
      </w:rPr>
    </w:tblStylePr>
    <w:tblStylePr w:type="firstCol">
      <w:rPr>
        <w:b/>
        <w:color w:val="245a8d" w:themeColor="accent1" w:themeShade="95"/>
      </w:rPr>
    </w:tblStylePr>
    <w:tblStylePr w:type="firstRow">
      <w:rPr>
        <w:b/>
        <w:color w:val="245a8d" w:themeColor="accent1" w:themeShade="95"/>
      </w:rPr>
      <w:tcPr>
        <w:tcBorders>
          <w:bottom w:val="single" w:color="5B9BD5" w:themeColor="accent1" w:sz="4" w:space="0"/>
        </w:tcBorders>
      </w:tcPr>
    </w:tblStylePr>
    <w:tblStylePr w:type="lastCol">
      <w:rPr>
        <w:b/>
        <w:color w:val="245a8d" w:themeColor="accent1" w:themeShade="95"/>
      </w:rPr>
    </w:tblStylePr>
    <w:tblStylePr w:type="lastRow">
      <w:rPr>
        <w:b/>
        <w:color w:val="245a8d" w:themeColor="accent1" w:themeShade="95"/>
      </w:rPr>
      <w:tcPr>
        <w:tcBorders>
          <w:top w:val="single" w:color="5B9BD5" w:themeColor="accent1" w:sz="4" w:space="0"/>
        </w:tcBorders>
      </w:tcPr>
    </w:tblStylePr>
  </w:style>
  <w:style w:type="table" w:styleId="802" w:customStyle="1">
    <w:name w:val="List Table 6 Colorful - Accent 2"/>
    <w:basedOn w:val="684"/>
    <w:uiPriority w:val="99"/>
    <w:pPr>
      <w:spacing w:after="0" w:line="240" w:lineRule="auto"/>
    </w:pPr>
    <w:tblPr>
      <w:tblStyleRowBandSize w:val="1"/>
      <w:tblStyleColBandSize w:val="1"/>
      <w:tblInd w:w="0" w:type="dxa"/>
      <w:tblBorders>
        <w:top w:val="single" w:color="F4B184" w:themeColor="accent2" w:themeTint="97" w:sz="4" w:space="0"/>
        <w:bottom w:val="single" w:color="F4B184" w:themeColor="accent2" w:themeTint="97" w:sz="4" w:space="0"/>
      </w:tblBorders>
      <w:tblCellMar>
        <w:left w:w="108" w:type="dxa"/>
        <w:top w:w="0" w:type="dxa"/>
        <w:right w:w="108" w:type="dxa"/>
        <w:bottom w:w="0" w:type="dxa"/>
      </w:tblCellMar>
    </w:tblPr>
    <w:tblStylePr w:type="band1Horz">
      <w:rPr>
        <w:rFonts w:ascii="Arial" w:hAnsi="Arial"/>
        <w:color w:val="f4b184" w:themeColor="accent2" w:themeTint="97" w:themeShade="95"/>
        <w:sz w:val="22"/>
      </w:rPr>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themeTint="97" w:sz="4" w:space="0"/>
        </w:tcBorders>
      </w:tcPr>
    </w:tblStylePr>
    <w:tblStylePr w:type="lastCol">
      <w:rPr>
        <w:b/>
        <w:color w:val="f4b184" w:themeColor="accent2" w:themeTint="97" w:themeShade="95"/>
      </w:rPr>
    </w:tblStylePr>
    <w:tblStylePr w:type="lastRow">
      <w:rPr>
        <w:b/>
        <w:color w:val="f4b184" w:themeColor="accent2" w:themeTint="97" w:themeShade="95"/>
      </w:rPr>
      <w:tcPr>
        <w:tcBorders>
          <w:top w:val="single" w:color="F4B184" w:themeColor="accent2" w:themeTint="97" w:sz="4" w:space="0"/>
        </w:tcBorders>
      </w:tcPr>
    </w:tblStylePr>
  </w:style>
  <w:style w:type="table" w:styleId="803" w:customStyle="1">
    <w:name w:val="List Table 6 Colorful - Accent 3"/>
    <w:basedOn w:val="684"/>
    <w:uiPriority w:val="99"/>
    <w:pPr>
      <w:spacing w:after="0" w:line="240" w:lineRule="auto"/>
    </w:pPr>
    <w:tblPr>
      <w:tblStyleRowBandSize w:val="1"/>
      <w:tblStyleColBandSize w:val="1"/>
      <w:tblInd w:w="0" w:type="dxa"/>
      <w:tblBorders>
        <w:top w:val="single" w:color="C9C9C9" w:themeColor="accent3" w:themeTint="98" w:sz="4" w:space="0"/>
        <w:bottom w:val="single" w:color="C9C9C9" w:themeColor="accent3" w:themeTint="98" w:sz="4" w:space="0"/>
      </w:tblBorders>
      <w:tblCellMar>
        <w:left w:w="108" w:type="dxa"/>
        <w:top w:w="0" w:type="dxa"/>
        <w:right w:w="108" w:type="dxa"/>
        <w:bottom w:w="0" w:type="dxa"/>
      </w:tblCellMar>
    </w:tblPr>
    <w:tblStylePr w:type="band1Horz">
      <w:rPr>
        <w:rFonts w:ascii="Arial" w:hAnsi="Arial"/>
        <w:color w:val="c9c9c9" w:themeColor="accent3" w:themeTint="98" w:themeShade="95"/>
        <w:sz w:val="22"/>
      </w:rPr>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tblStylePr w:type="firstCol">
      <w:rPr>
        <w:b/>
        <w:color w:val="c9c9c9" w:themeColor="accent3" w:themeTint="98" w:themeShade="95"/>
      </w:rPr>
    </w:tblStylePr>
    <w:tblStylePr w:type="firstRow">
      <w:rPr>
        <w:b/>
        <w:color w:val="c9c9c9" w:themeColor="accent3" w:themeTint="98" w:themeShade="95"/>
      </w:rPr>
      <w:tcPr>
        <w:tcBorders>
          <w:bottom w:val="single" w:color="C9C9C9" w:themeColor="accent3" w:themeTint="98" w:sz="4" w:space="0"/>
        </w:tcBorders>
      </w:tcPr>
    </w:tblStylePr>
    <w:tblStylePr w:type="lastCol">
      <w:rPr>
        <w:b/>
        <w:color w:val="c9c9c9" w:themeColor="accent3" w:themeTint="98" w:themeShade="95"/>
      </w:rPr>
    </w:tblStylePr>
    <w:tblStylePr w:type="lastRow">
      <w:rPr>
        <w:b/>
        <w:color w:val="c9c9c9" w:themeColor="accent3" w:themeTint="98" w:themeShade="95"/>
      </w:rPr>
      <w:tcPr>
        <w:tcBorders>
          <w:top w:val="single" w:color="C9C9C9" w:themeColor="accent3" w:themeTint="98" w:sz="4" w:space="0"/>
        </w:tcBorders>
      </w:tcPr>
    </w:tblStylePr>
  </w:style>
  <w:style w:type="table" w:styleId="804" w:customStyle="1">
    <w:name w:val="List Table 6 Colorful - Accent 4"/>
    <w:basedOn w:val="684"/>
    <w:uiPriority w:val="99"/>
    <w:pPr>
      <w:spacing w:after="0" w:line="240" w:lineRule="auto"/>
    </w:pPr>
    <w:tblPr>
      <w:tblStyleRowBandSize w:val="1"/>
      <w:tblStyleColBandSize w:val="1"/>
      <w:tblInd w:w="0" w:type="dxa"/>
      <w:tblBorders>
        <w:top w:val="single" w:color="FFD865" w:themeColor="accent4" w:themeTint="9A" w:sz="4" w:space="0"/>
        <w:bottom w:val="single" w:color="FFD865" w:themeColor="accent4" w:themeTint="9A" w:sz="4" w:space="0"/>
      </w:tblBorders>
      <w:tblCellMar>
        <w:left w:w="108" w:type="dxa"/>
        <w:top w:w="0" w:type="dxa"/>
        <w:right w:w="108" w:type="dxa"/>
        <w:bottom w:w="0" w:type="dxa"/>
      </w:tblCellMar>
    </w:tblPr>
    <w:tblStylePr w:type="band1Horz">
      <w:rPr>
        <w:rFonts w:ascii="Arial" w:hAnsi="Arial"/>
        <w:color w:val="ffd865" w:themeColor="accent4" w:themeTint="9A" w:themeShade="95"/>
        <w:sz w:val="22"/>
      </w:rPr>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themeTint="9A" w:sz="4" w:space="0"/>
        </w:tcBorders>
      </w:tcPr>
    </w:tblStylePr>
    <w:tblStylePr w:type="lastCol">
      <w:rPr>
        <w:b/>
        <w:color w:val="ffd865" w:themeColor="accent4" w:themeTint="9A" w:themeShade="95"/>
      </w:rPr>
    </w:tblStylePr>
    <w:tblStylePr w:type="lastRow">
      <w:rPr>
        <w:b/>
        <w:color w:val="ffd865" w:themeColor="accent4" w:themeTint="9A" w:themeShade="95"/>
      </w:rPr>
      <w:tcPr>
        <w:tcBorders>
          <w:top w:val="single" w:color="FFD865" w:themeColor="accent4" w:themeTint="9A" w:sz="4" w:space="0"/>
        </w:tcBorders>
      </w:tcPr>
    </w:tblStylePr>
  </w:style>
  <w:style w:type="table" w:styleId="805" w:customStyle="1">
    <w:name w:val="List Table 6 Colorful - Accent 5"/>
    <w:basedOn w:val="684"/>
    <w:uiPriority w:val="99"/>
    <w:pPr>
      <w:spacing w:after="0" w:line="240" w:lineRule="auto"/>
    </w:pPr>
    <w:tblPr>
      <w:tblStyleRowBandSize w:val="1"/>
      <w:tblStyleColBandSize w:val="1"/>
      <w:tblInd w:w="0" w:type="dxa"/>
      <w:tblBorders>
        <w:top w:val="single" w:color="8DA9DB" w:themeColor="accent5" w:themeTint="9A" w:sz="4" w:space="0"/>
        <w:bottom w:val="single" w:color="8DA9DB" w:themeColor="accent5" w:themeTint="9A" w:sz="4" w:space="0"/>
      </w:tblBorders>
      <w:tblCellMar>
        <w:left w:w="108" w:type="dxa"/>
        <w:top w:w="0" w:type="dxa"/>
        <w:right w:w="108" w:type="dxa"/>
        <w:bottom w:w="0" w:type="dxa"/>
      </w:tblCellMar>
    </w:tblPr>
    <w:tblStylePr w:type="band1Horz">
      <w:rPr>
        <w:rFonts w:ascii="Arial" w:hAnsi="Arial"/>
        <w:color w:val="8da9db" w:themeColor="accent5" w:themeTint="9A" w:themeShade="95"/>
        <w:sz w:val="22"/>
      </w:rPr>
      <w:tcPr>
        <w:shd w:val="clear" w:color="cfdbf0" w:themeColor="accent5" w:themeTint="40" w:fill="cfdbf0" w:themeFill="accent5" w:themeFillTint="40"/>
      </w:tcPr>
    </w:tblStylePr>
    <w:tblStylePr w:type="band1Vert">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tblStylePr w:type="firstCol">
      <w:rPr>
        <w:b/>
        <w:color w:val="8da9db" w:themeColor="accent5" w:themeTint="9A" w:themeShade="95"/>
      </w:rPr>
    </w:tblStylePr>
    <w:tblStylePr w:type="firstRow">
      <w:rPr>
        <w:b/>
        <w:color w:val="8da9db" w:themeColor="accent5" w:themeTint="9A" w:themeShade="95"/>
      </w:rPr>
      <w:tcPr>
        <w:tcBorders>
          <w:bottom w:val="single" w:color="8DA9DB" w:themeColor="accent5" w:themeTint="9A" w:sz="4" w:space="0"/>
        </w:tcBorders>
      </w:tcPr>
    </w:tblStylePr>
    <w:tblStylePr w:type="lastCol">
      <w:rPr>
        <w:b/>
        <w:color w:val="8da9db" w:themeColor="accent5" w:themeTint="9A" w:themeShade="95"/>
      </w:rPr>
    </w:tblStylePr>
    <w:tblStylePr w:type="lastRow">
      <w:rPr>
        <w:b/>
        <w:color w:val="8da9db" w:themeColor="accent5" w:themeTint="9A" w:themeShade="95"/>
      </w:rPr>
      <w:tcPr>
        <w:tcBorders>
          <w:top w:val="single" w:color="8DA9DB" w:themeColor="accent5" w:themeTint="9A" w:sz="4" w:space="0"/>
        </w:tcBorders>
      </w:tcPr>
    </w:tblStylePr>
  </w:style>
  <w:style w:type="table" w:styleId="806" w:customStyle="1">
    <w:name w:val="List Table 6 Colorful - Accent 6"/>
    <w:basedOn w:val="684"/>
    <w:uiPriority w:val="99"/>
    <w:pPr>
      <w:spacing w:after="0" w:line="240" w:lineRule="auto"/>
    </w:pPr>
    <w:tblPr>
      <w:tblStyleRowBandSize w:val="1"/>
      <w:tblStyleColBandSize w:val="1"/>
      <w:tblInd w:w="0" w:type="dxa"/>
      <w:tblBorders>
        <w:top w:val="single" w:color="A9D08E" w:themeColor="accent6" w:themeTint="98" w:sz="4" w:space="0"/>
        <w:bottom w:val="single" w:color="A9D08E" w:themeColor="accent6" w:themeTint="98" w:sz="4" w:space="0"/>
      </w:tblBorders>
      <w:tblCellMar>
        <w:left w:w="108" w:type="dxa"/>
        <w:top w:w="0" w:type="dxa"/>
        <w:right w:w="108" w:type="dxa"/>
        <w:bottom w:w="0" w:type="dxa"/>
      </w:tblCellMar>
    </w:tblPr>
    <w:tblStylePr w:type="band1Horz">
      <w:rPr>
        <w:rFonts w:ascii="Arial" w:hAnsi="Arial"/>
        <w:color w:val="a9d08e" w:themeColor="accent6" w:themeTint="98" w:themeShade="95"/>
        <w:sz w:val="22"/>
      </w:rPr>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tblStylePr w:type="firstCol">
      <w:rPr>
        <w:b/>
        <w:color w:val="a9d08e" w:themeColor="accent6" w:themeTint="98" w:themeShade="95"/>
      </w:rPr>
    </w:tblStylePr>
    <w:tblStylePr w:type="firstRow">
      <w:rPr>
        <w:b/>
        <w:color w:val="a9d08e" w:themeColor="accent6" w:themeTint="98" w:themeShade="95"/>
      </w:rPr>
      <w:tcPr>
        <w:tcBorders>
          <w:bottom w:val="single" w:color="A9D08E" w:themeColor="accent6" w:themeTint="98" w:sz="4" w:space="0"/>
        </w:tcBorders>
      </w:tcPr>
    </w:tblStylePr>
    <w:tblStylePr w:type="lastCol">
      <w:rPr>
        <w:b/>
        <w:color w:val="a9d08e" w:themeColor="accent6" w:themeTint="98" w:themeShade="95"/>
      </w:rPr>
    </w:tblStylePr>
    <w:tblStylePr w:type="lastRow">
      <w:rPr>
        <w:b/>
        <w:color w:val="a9d08e" w:themeColor="accent6" w:themeTint="98" w:themeShade="95"/>
      </w:rPr>
      <w:tcPr>
        <w:tcBorders>
          <w:top w:val="single" w:color="A9D08E" w:themeColor="accent6" w:themeTint="98" w:sz="4" w:space="0"/>
        </w:tcBorders>
      </w:tcPr>
    </w:tblStylePr>
  </w:style>
  <w:style w:type="table" w:styleId="807">
    <w:name w:val="List Table 7 Colorful"/>
    <w:basedOn w:val="684"/>
    <w:uiPriority w:val="99"/>
    <w:pPr>
      <w:spacing w:after="0" w:line="240" w:lineRule="auto"/>
    </w:pPr>
    <w:tblPr>
      <w:tblStyleRowBandSize w:val="1"/>
      <w:tblStyleColBandSize w:val="1"/>
      <w:tblInd w:w="0" w:type="dxa"/>
      <w:tblBorders>
        <w:right w:val="single" w:color="7F7F7F" w:themeColor="text1" w:themeTint="80" w:sz="4" w:space="0"/>
      </w:tblBorders>
      <w:tblCellMar>
        <w:left w:w="108" w:type="dxa"/>
        <w:top w:w="0" w:type="dxa"/>
        <w:right w:w="108" w:type="dxa"/>
        <w:bottom w:w="0" w:type="dxa"/>
      </w:tblCellMar>
    </w:tblPr>
    <w:tblStylePr w:type="band1Horz">
      <w:rPr>
        <w:rFonts w:ascii="Arial" w:hAnsi="Arial"/>
        <w:color w:val="7f7f7f" w:themeColor="text1" w:themeTint="80" w:themeShade="95"/>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i/>
        <w:color w:val="7f7f7f" w:themeColor="text1" w:themeTint="80" w:themeShade="95"/>
        <w:sz w:val="22"/>
      </w:r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i/>
        <w:color w:val="7f7f7f" w:themeColor="text1" w:themeTint="80" w:themeShade="95"/>
        <w:sz w:val="22"/>
      </w:r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style>
  <w:style w:type="table" w:styleId="808" w:customStyle="1">
    <w:name w:val="List Table 7 Colorful - Accent 1"/>
    <w:basedOn w:val="684"/>
    <w:uiPriority w:val="99"/>
    <w:pPr>
      <w:spacing w:after="0" w:line="240" w:lineRule="auto"/>
    </w:pPr>
    <w:tblPr>
      <w:tblStyleRowBandSize w:val="1"/>
      <w:tblStyleColBandSize w:val="1"/>
      <w:tblInd w:w="0" w:type="dxa"/>
      <w:tblBorders>
        <w:right w:val="single" w:color="5B9BD5" w:themeColor="accent1" w:sz="4" w:space="0"/>
      </w:tblBorders>
      <w:tblCellMar>
        <w:left w:w="108" w:type="dxa"/>
        <w:top w:w="0" w:type="dxa"/>
        <w:right w:w="108" w:type="dxa"/>
        <w:bottom w:w="0" w:type="dxa"/>
      </w:tblCellMar>
    </w:tblPr>
    <w:tblStylePr w:type="band1Horz">
      <w:rPr>
        <w:rFonts w:ascii="Arial" w:hAnsi="Arial"/>
        <w:color w:val="245a8d" w:themeColor="accent1" w:themeShade="95"/>
        <w:sz w:val="22"/>
      </w:rPr>
      <w:tcPr>
        <w:shd w:val="clear" w:color="d5e5f4" w:themeColor="accent1" w:themeTint="40" w:fill="d5e5f4" w:themeFill="accent1" w:themeFillTint="40"/>
      </w:tcPr>
    </w:tblStylePr>
    <w:tblStylePr w:type="band1Vert">
      <w:tcPr>
        <w:shd w:val="clear" w:color="d5e5f4" w:themeColor="accent1" w:themeTint="40" w:fill="d5e5f4" w:themeFill="accent1" w:themeFillTint="40"/>
      </w:tcPr>
    </w:tblStylePr>
    <w:tblStylePr w:type="band2Horz">
      <w:rPr>
        <w:rFonts w:ascii="Arial" w:hAnsi="Arial"/>
        <w:color w:val="245a8d" w:themeColor="accent1" w:themeShade="95"/>
        <w:sz w:val="22"/>
      </w:rPr>
    </w:tblStylePr>
    <w:tblStylePr w:type="firstCol">
      <w:rPr>
        <w:rFonts w:ascii="Arial" w:hAnsi="Arial"/>
        <w:i/>
        <w:color w:val="245a8d" w:themeColor="accent1" w:themeShade="95"/>
        <w:sz w:val="22"/>
      </w:rPr>
      <w:pPr>
        <w:jc w:val="right"/>
      </w:pPr>
      <w:tcPr>
        <w:shd w:val="clear" w:color="ffffff" w:fill="auto"/>
        <w:tcBorders>
          <w:top w:val="none" w:color="000000" w:sz="4" w:space="0"/>
          <w:left w:val="none" w:color="000000" w:sz="4" w:space="0"/>
          <w:bottom w:val="none" w:color="000000" w:sz="4" w:space="0"/>
          <w:right w:val="single" w:color="5B9BD5" w:themeColor="accent1" w:sz="4" w:space="0"/>
        </w:tcBorders>
      </w:tcPr>
    </w:tblStylePr>
    <w:tblStylePr w:type="firstRow">
      <w:rPr>
        <w:rFonts w:ascii="Arial" w:hAnsi="Arial"/>
        <w:i/>
        <w:color w:val="245a8d" w:themeColor="accent1" w:themeShade="95"/>
        <w:sz w:val="22"/>
      </w:rPr>
      <w:tcPr>
        <w:shd w:val="clear" w:color="ffffff" w:themeColor="light1" w:fill="ffffff" w:themeFill="light1"/>
        <w:tcBorders>
          <w:top w:val="none" w:color="000000" w:sz="4" w:space="0"/>
          <w:left w:val="none" w:color="000000" w:sz="4" w:space="0"/>
          <w:bottom w:val="single" w:color="5B9BD5" w:themeColor="accent1" w:sz="4" w:space="0"/>
          <w:right w:val="none" w:color="000000" w:sz="4" w:space="0"/>
        </w:tcBorders>
      </w:tcPr>
    </w:tblStylePr>
    <w:tblStylePr w:type="lastCol">
      <w:rPr>
        <w:rFonts w:ascii="Arial" w:hAnsi="Arial"/>
        <w:i/>
        <w:color w:val="245a8d" w:themeColor="accent1" w:themeShade="95"/>
        <w:sz w:val="22"/>
      </w:rPr>
      <w:tcPr>
        <w:shd w:val="clear" w:color="ffffff" w:fill="auto"/>
        <w:tcBorders>
          <w:top w:val="none" w:color="000000" w:sz="4" w:space="0"/>
          <w:left w:val="single" w:color="5B9BD5" w:themeColor="accent1" w:sz="4" w:space="0"/>
          <w:bottom w:val="none" w:color="000000" w:sz="4" w:space="0"/>
          <w:right w:val="none" w:color="000000" w:sz="4" w:space="0"/>
        </w:tcBorders>
      </w:tcPr>
    </w:tblStylePr>
    <w:tblStylePr w:type="lastRow">
      <w:rPr>
        <w:rFonts w:ascii="Arial" w:hAnsi="Arial"/>
        <w:i/>
        <w:color w:val="245a8d" w:themeColor="accent1" w:themeShade="95"/>
        <w:sz w:val="22"/>
      </w:rPr>
      <w:tcPr>
        <w:shd w:val="clear" w:color="ffffff" w:themeColor="light1" w:fill="ffffff" w:themeFill="light1"/>
        <w:tcBorders>
          <w:top w:val="single" w:color="5B9BD5" w:themeColor="accent1" w:sz="4" w:space="0"/>
          <w:left w:val="none" w:color="000000" w:sz="4" w:space="0"/>
          <w:bottom w:val="none" w:color="000000" w:sz="4" w:space="0"/>
          <w:right w:val="none" w:color="000000" w:sz="4" w:space="0"/>
        </w:tcBorders>
      </w:tcPr>
    </w:tblStylePr>
  </w:style>
  <w:style w:type="table" w:styleId="809" w:customStyle="1">
    <w:name w:val="List Table 7 Colorful - Accent 2"/>
    <w:basedOn w:val="684"/>
    <w:uiPriority w:val="99"/>
    <w:pPr>
      <w:spacing w:after="0" w:line="240" w:lineRule="auto"/>
    </w:pPr>
    <w:tblPr>
      <w:tblStyleRowBandSize w:val="1"/>
      <w:tblStyleColBandSize w:val="1"/>
      <w:tblInd w:w="0" w:type="dxa"/>
      <w:tblBorders>
        <w:right w:val="single" w:color="F4B184" w:themeColor="accent2" w:themeTint="97" w:sz="4" w:space="0"/>
      </w:tblBorders>
      <w:tblCellMar>
        <w:left w:w="108" w:type="dxa"/>
        <w:top w:w="0" w:type="dxa"/>
        <w:right w:w="108" w:type="dxa"/>
        <w:bottom w:w="0" w:type="dxa"/>
      </w:tblCellMar>
    </w:tblPr>
    <w:tblStylePr w:type="band1Horz">
      <w:rPr>
        <w:rFonts w:ascii="Arial" w:hAnsi="Arial"/>
        <w:color w:val="f4b184" w:themeColor="accent2" w:themeTint="97" w:themeShade="95"/>
        <w:sz w:val="22"/>
      </w:rPr>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tblStylePr w:type="firstCol">
      <w:rPr>
        <w:rFonts w:ascii="Arial" w:hAnsi="Arial"/>
        <w:i/>
        <w:color w:val="f4b184" w:themeColor="accent2" w:themeTint="97" w:themeShade="95"/>
        <w:sz w:val="22"/>
      </w:rPr>
      <w:pPr>
        <w:jc w:val="right"/>
      </w:pPr>
      <w:tcPr>
        <w:shd w:val="clear" w:color="ffffff" w:fill="auto"/>
        <w:tcBorders>
          <w:top w:val="none" w:color="000000" w:sz="4" w:space="0"/>
          <w:left w:val="none" w:color="000000" w:sz="4" w:space="0"/>
          <w:bottom w:val="none" w:color="000000" w:sz="4" w:space="0"/>
          <w:right w:val="single" w:color="F4B184" w:themeColor="accent2" w:themeTint="97" w:sz="4" w:space="0"/>
        </w:tcBorders>
      </w:tcPr>
    </w:tblStylePr>
    <w:tblStylePr w:type="firstRow">
      <w:rPr>
        <w:rFonts w:ascii="Arial" w:hAnsi="Arial"/>
        <w:i/>
        <w:color w:val="f4b184" w:themeColor="accent2" w:themeTint="97" w:themeShade="95"/>
        <w:sz w:val="22"/>
      </w:rPr>
      <w:tcPr>
        <w:shd w:val="clear" w:color="ffffff" w:themeColor="light1" w:fill="ffffff" w:themeFill="light1"/>
        <w:tcBorders>
          <w:top w:val="none" w:color="000000" w:sz="4" w:space="0"/>
          <w:left w:val="none" w:color="000000" w:sz="4" w:space="0"/>
          <w:bottom w:val="single" w:color="F4B184" w:themeColor="accent2" w:themeTint="97" w:sz="4" w:space="0"/>
          <w:right w:val="none" w:color="000000" w:sz="4" w:space="0"/>
        </w:tcBorders>
      </w:tcPr>
    </w:tblStylePr>
    <w:tblStylePr w:type="lastCol">
      <w:rPr>
        <w:rFonts w:ascii="Arial" w:hAnsi="Arial"/>
        <w:i/>
        <w:color w:val="f4b184" w:themeColor="accent2" w:themeTint="97" w:themeShade="95"/>
        <w:sz w:val="22"/>
      </w:rPr>
      <w:tcPr>
        <w:shd w:val="clear" w:color="ffffff" w:fill="auto"/>
        <w:tcBorders>
          <w:top w:val="none" w:color="000000" w:sz="4" w:space="0"/>
          <w:left w:val="single" w:color="F4B184" w:themeColor="accent2" w:themeTint="97" w:sz="4" w:space="0"/>
          <w:bottom w:val="none" w:color="000000" w:sz="4" w:space="0"/>
          <w:right w:val="none" w:color="000000" w:sz="4" w:space="0"/>
        </w:tcBorders>
      </w:tcPr>
    </w:tblStylePr>
    <w:tblStylePr w:type="lastRow">
      <w:rPr>
        <w:rFonts w:ascii="Arial" w:hAnsi="Arial"/>
        <w:i/>
        <w:color w:val="f4b184" w:themeColor="accent2" w:themeTint="97" w:themeShade="95"/>
        <w:sz w:val="22"/>
      </w:rPr>
      <w:tcPr>
        <w:shd w:val="clear" w:color="ffffff" w:themeColor="light1" w:fill="ffffff" w:themeFill="light1"/>
        <w:tcBorders>
          <w:top w:val="single" w:color="F4B184" w:themeColor="accent2" w:themeTint="97" w:sz="4" w:space="0"/>
          <w:left w:val="none" w:color="000000" w:sz="4" w:space="0"/>
          <w:bottom w:val="none" w:color="000000" w:sz="4" w:space="0"/>
          <w:right w:val="none" w:color="000000" w:sz="4" w:space="0"/>
        </w:tcBorders>
      </w:tcPr>
    </w:tblStylePr>
  </w:style>
  <w:style w:type="table" w:styleId="810" w:customStyle="1">
    <w:name w:val="List Table 7 Colorful - Accent 3"/>
    <w:basedOn w:val="684"/>
    <w:uiPriority w:val="99"/>
    <w:pPr>
      <w:spacing w:after="0" w:line="240" w:lineRule="auto"/>
    </w:pPr>
    <w:tblPr>
      <w:tblStyleRowBandSize w:val="1"/>
      <w:tblStyleColBandSize w:val="1"/>
      <w:tblInd w:w="0" w:type="dxa"/>
      <w:tblBorders>
        <w:right w:val="single" w:color="C9C9C9" w:themeColor="accent3" w:themeTint="98" w:sz="4" w:space="0"/>
      </w:tblBorders>
      <w:tblCellMar>
        <w:left w:w="108" w:type="dxa"/>
        <w:top w:w="0" w:type="dxa"/>
        <w:right w:w="108" w:type="dxa"/>
        <w:bottom w:w="0" w:type="dxa"/>
      </w:tblCellMar>
    </w:tblPr>
    <w:tblStylePr w:type="band1Horz">
      <w:rPr>
        <w:rFonts w:ascii="Arial" w:hAnsi="Arial"/>
        <w:color w:val="c9c9c9" w:themeColor="accent3" w:themeTint="98" w:themeShade="95"/>
        <w:sz w:val="22"/>
      </w:rPr>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tblStylePr w:type="firstCol">
      <w:rPr>
        <w:rFonts w:ascii="Arial" w:hAnsi="Arial"/>
        <w:i/>
        <w:color w:val="c9c9c9" w:themeColor="accent3" w:themeTint="98" w:themeShade="95"/>
        <w:sz w:val="22"/>
      </w:rPr>
      <w:pPr>
        <w:jc w:val="right"/>
      </w:pPr>
      <w:tcPr>
        <w:shd w:val="clear" w:color="ffffff" w:fill="auto"/>
        <w:tcBorders>
          <w:top w:val="none" w:color="000000" w:sz="4" w:space="0"/>
          <w:left w:val="none" w:color="000000" w:sz="4" w:space="0"/>
          <w:bottom w:val="none" w:color="000000" w:sz="4" w:space="0"/>
          <w:right w:val="single" w:color="C9C9C9" w:themeColor="accent3" w:themeTint="98" w:sz="4" w:space="0"/>
        </w:tcBorders>
      </w:tcPr>
    </w:tblStylePr>
    <w:tblStylePr w:type="firstRow">
      <w:rPr>
        <w:rFonts w:ascii="Arial" w:hAnsi="Arial"/>
        <w:i/>
        <w:color w:val="c9c9c9" w:themeColor="accent3" w:themeTint="98" w:themeShade="95"/>
        <w:sz w:val="22"/>
      </w:rPr>
      <w:tcPr>
        <w:shd w:val="clear" w:color="ffffff" w:themeColor="light1" w:fill="ffffff" w:themeFill="light1"/>
        <w:tcBorders>
          <w:top w:val="none" w:color="000000" w:sz="4" w:space="0"/>
          <w:left w:val="none" w:color="000000" w:sz="4" w:space="0"/>
          <w:bottom w:val="single" w:color="C9C9C9" w:themeColor="accent3" w:themeTint="98" w:sz="4" w:space="0"/>
          <w:right w:val="none" w:color="000000" w:sz="4" w:space="0"/>
        </w:tcBorders>
      </w:tcPr>
    </w:tblStylePr>
    <w:tblStylePr w:type="lastCol">
      <w:rPr>
        <w:rFonts w:ascii="Arial" w:hAnsi="Arial"/>
        <w:i/>
        <w:color w:val="c9c9c9" w:themeColor="accent3" w:themeTint="98" w:themeShade="95"/>
        <w:sz w:val="22"/>
      </w:rPr>
      <w:tcPr>
        <w:shd w:val="clear" w:color="ffffff" w:fill="auto"/>
        <w:tcBorders>
          <w:top w:val="none" w:color="000000" w:sz="4" w:space="0"/>
          <w:left w:val="single" w:color="C9C9C9" w:themeColor="accent3" w:themeTint="98" w:sz="4" w:space="0"/>
          <w:bottom w:val="none" w:color="000000" w:sz="4" w:space="0"/>
          <w:right w:val="none" w:color="000000" w:sz="4" w:space="0"/>
        </w:tcBorders>
      </w:tcPr>
    </w:tblStylePr>
    <w:tblStylePr w:type="lastRow">
      <w:rPr>
        <w:rFonts w:ascii="Arial" w:hAnsi="Arial"/>
        <w:i/>
        <w:color w:val="c9c9c9" w:themeColor="accent3" w:themeTint="98" w:themeShade="95"/>
        <w:sz w:val="22"/>
      </w:rPr>
      <w:tcPr>
        <w:shd w:val="clear" w:color="ffffff" w:themeColor="light1" w:fill="ffffff" w:themeFill="light1"/>
        <w:tcBorders>
          <w:top w:val="single" w:color="C9C9C9" w:themeColor="accent3" w:themeTint="98" w:sz="4" w:space="0"/>
          <w:left w:val="none" w:color="000000" w:sz="4" w:space="0"/>
          <w:bottom w:val="none" w:color="000000" w:sz="4" w:space="0"/>
          <w:right w:val="none" w:color="000000" w:sz="4" w:space="0"/>
        </w:tcBorders>
      </w:tcPr>
    </w:tblStylePr>
  </w:style>
  <w:style w:type="table" w:styleId="811" w:customStyle="1">
    <w:name w:val="List Table 7 Colorful - Accent 4"/>
    <w:basedOn w:val="684"/>
    <w:uiPriority w:val="99"/>
    <w:pPr>
      <w:spacing w:after="0" w:line="240" w:lineRule="auto"/>
    </w:pPr>
    <w:tblPr>
      <w:tblStyleRowBandSize w:val="1"/>
      <w:tblStyleColBandSize w:val="1"/>
      <w:tblInd w:w="0" w:type="dxa"/>
      <w:tblBorders>
        <w:right w:val="single" w:color="FFD865" w:themeColor="accent4" w:themeTint="9A" w:sz="4" w:space="0"/>
      </w:tblBorders>
      <w:tblCellMar>
        <w:left w:w="108" w:type="dxa"/>
        <w:top w:w="0" w:type="dxa"/>
        <w:right w:w="108" w:type="dxa"/>
        <w:bottom w:w="0" w:type="dxa"/>
      </w:tblCellMar>
    </w:tblPr>
    <w:tblStylePr w:type="band1Horz">
      <w:rPr>
        <w:rFonts w:ascii="Arial" w:hAnsi="Arial"/>
        <w:color w:val="ffd865" w:themeColor="accent4" w:themeTint="9A" w:themeShade="95"/>
        <w:sz w:val="22"/>
      </w:rPr>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tblStylePr w:type="firstCol">
      <w:rPr>
        <w:rFonts w:ascii="Arial" w:hAnsi="Arial"/>
        <w:i/>
        <w:color w:val="ffd865" w:themeColor="accent4" w:themeTint="9A" w:themeShade="95"/>
        <w:sz w:val="22"/>
      </w:rPr>
      <w:pPr>
        <w:jc w:val="right"/>
      </w:pPr>
      <w:tcPr>
        <w:shd w:val="clear" w:color="ffffff" w:fill="auto"/>
        <w:tcBorders>
          <w:top w:val="none" w:color="000000" w:sz="4" w:space="0"/>
          <w:left w:val="none" w:color="000000" w:sz="4" w:space="0"/>
          <w:bottom w:val="none" w:color="000000" w:sz="4" w:space="0"/>
          <w:right w:val="single" w:color="FFD865" w:themeColor="accent4" w:themeTint="9A" w:sz="4" w:space="0"/>
        </w:tcBorders>
      </w:tcPr>
    </w:tblStylePr>
    <w:tblStylePr w:type="firstRow">
      <w:rPr>
        <w:rFonts w:ascii="Arial" w:hAnsi="Arial"/>
        <w:i/>
        <w:color w:val="ffd865" w:themeColor="accent4" w:themeTint="9A" w:themeShade="95"/>
        <w:sz w:val="22"/>
      </w:rPr>
      <w:tcPr>
        <w:shd w:val="clear" w:color="ffffff" w:themeColor="light1" w:fill="ffffff" w:themeFill="light1"/>
        <w:tcBorders>
          <w:top w:val="none" w:color="000000" w:sz="4" w:space="0"/>
          <w:left w:val="none" w:color="000000" w:sz="4" w:space="0"/>
          <w:bottom w:val="single" w:color="FFD865" w:themeColor="accent4" w:themeTint="9A" w:sz="4" w:space="0"/>
          <w:right w:val="none" w:color="000000" w:sz="4" w:space="0"/>
        </w:tcBorders>
      </w:tcPr>
    </w:tblStylePr>
    <w:tblStylePr w:type="lastCol">
      <w:rPr>
        <w:rFonts w:ascii="Arial" w:hAnsi="Arial"/>
        <w:i/>
        <w:color w:val="ffd865" w:themeColor="accent4" w:themeTint="9A" w:themeShade="95"/>
        <w:sz w:val="22"/>
      </w:rPr>
      <w:tcPr>
        <w:shd w:val="clear" w:color="ffffff" w:fill="auto"/>
        <w:tcBorders>
          <w:top w:val="none" w:color="000000" w:sz="4" w:space="0"/>
          <w:left w:val="single" w:color="FFD865" w:themeColor="accent4" w:themeTint="9A" w:sz="4" w:space="0"/>
          <w:bottom w:val="none" w:color="000000" w:sz="4" w:space="0"/>
          <w:right w:val="none" w:color="000000" w:sz="4" w:space="0"/>
        </w:tcBorders>
      </w:tcPr>
    </w:tblStylePr>
    <w:tblStylePr w:type="lastRow">
      <w:rPr>
        <w:rFonts w:ascii="Arial" w:hAnsi="Arial"/>
        <w:i/>
        <w:color w:val="ffd865" w:themeColor="accent4" w:themeTint="9A" w:themeShade="95"/>
        <w:sz w:val="22"/>
      </w:rPr>
      <w:tcPr>
        <w:shd w:val="clear" w:color="ffffff" w:themeColor="light1" w:fill="ffffff" w:themeFill="light1"/>
        <w:tcBorders>
          <w:top w:val="single" w:color="FFD865" w:themeColor="accent4" w:themeTint="9A" w:sz="4" w:space="0"/>
          <w:left w:val="none" w:color="000000" w:sz="4" w:space="0"/>
          <w:bottom w:val="none" w:color="000000" w:sz="4" w:space="0"/>
          <w:right w:val="none" w:color="000000" w:sz="4" w:space="0"/>
        </w:tcBorders>
      </w:tcPr>
    </w:tblStylePr>
  </w:style>
  <w:style w:type="table" w:styleId="812" w:customStyle="1">
    <w:name w:val="List Table 7 Colorful - Accent 5"/>
    <w:basedOn w:val="684"/>
    <w:uiPriority w:val="99"/>
    <w:pPr>
      <w:spacing w:after="0" w:line="240" w:lineRule="auto"/>
    </w:pPr>
    <w:tblPr>
      <w:tblStyleRowBandSize w:val="1"/>
      <w:tblStyleColBandSize w:val="1"/>
      <w:tblInd w:w="0" w:type="dxa"/>
      <w:tblBorders>
        <w:right w:val="single" w:color="8DA9DB" w:themeColor="accent5" w:themeTint="9A" w:sz="4" w:space="0"/>
      </w:tblBorders>
      <w:tblCellMar>
        <w:left w:w="108" w:type="dxa"/>
        <w:top w:w="0" w:type="dxa"/>
        <w:right w:w="108" w:type="dxa"/>
        <w:bottom w:w="0" w:type="dxa"/>
      </w:tblCellMar>
    </w:tblPr>
    <w:tblStylePr w:type="band1Horz">
      <w:rPr>
        <w:rFonts w:ascii="Arial" w:hAnsi="Arial"/>
        <w:color w:val="8da9db" w:themeColor="accent5" w:themeTint="9A" w:themeShade="95"/>
        <w:sz w:val="22"/>
      </w:rPr>
      <w:tcPr>
        <w:shd w:val="clear" w:color="cfdbf0" w:themeColor="accent5" w:themeTint="40" w:fill="cfdbf0" w:themeFill="accent5" w:themeFillTint="40"/>
      </w:tcPr>
    </w:tblStylePr>
    <w:tblStylePr w:type="band1Vert">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tblStylePr w:type="firstCol">
      <w:rPr>
        <w:rFonts w:ascii="Arial" w:hAnsi="Arial"/>
        <w:i/>
        <w:color w:val="8da9db" w:themeColor="accent5" w:themeTint="9A" w:themeShade="95"/>
        <w:sz w:val="22"/>
      </w:rPr>
      <w:pPr>
        <w:jc w:val="right"/>
      </w:pPr>
      <w:tcPr>
        <w:shd w:val="clear" w:color="ffffff" w:fill="auto"/>
        <w:tcBorders>
          <w:top w:val="none" w:color="000000" w:sz="4" w:space="0"/>
          <w:left w:val="none" w:color="000000" w:sz="4" w:space="0"/>
          <w:bottom w:val="none" w:color="000000" w:sz="4" w:space="0"/>
          <w:right w:val="single" w:color="8DA9DB" w:themeColor="accent5" w:themeTint="9A" w:sz="4" w:space="0"/>
        </w:tcBorders>
      </w:tcPr>
    </w:tblStylePr>
    <w:tblStylePr w:type="firstRow">
      <w:rPr>
        <w:rFonts w:ascii="Arial" w:hAnsi="Arial"/>
        <w:i/>
        <w:color w:val="8da9db" w:themeColor="accent5" w:themeTint="9A" w:themeShade="95"/>
        <w:sz w:val="22"/>
      </w:rPr>
      <w:tcPr>
        <w:shd w:val="clear" w:color="ffffff" w:themeColor="light1" w:fill="ffffff" w:themeFill="light1"/>
        <w:tcBorders>
          <w:top w:val="none" w:color="000000" w:sz="4" w:space="0"/>
          <w:left w:val="none" w:color="000000" w:sz="4" w:space="0"/>
          <w:bottom w:val="single" w:color="8DA9DB" w:themeColor="accent5" w:themeTint="9A" w:sz="4" w:space="0"/>
          <w:right w:val="none" w:color="000000" w:sz="4" w:space="0"/>
        </w:tcBorders>
      </w:tcPr>
    </w:tblStylePr>
    <w:tblStylePr w:type="lastCol">
      <w:rPr>
        <w:rFonts w:ascii="Arial" w:hAnsi="Arial"/>
        <w:i/>
        <w:color w:val="8da9db" w:themeColor="accent5" w:themeTint="9A" w:themeShade="95"/>
        <w:sz w:val="22"/>
      </w:rPr>
      <w:tcPr>
        <w:shd w:val="clear" w:color="ffffff" w:fill="auto"/>
        <w:tcBorders>
          <w:top w:val="none" w:color="000000" w:sz="4" w:space="0"/>
          <w:left w:val="single" w:color="8DA9DB" w:themeColor="accent5" w:themeTint="9A" w:sz="4" w:space="0"/>
          <w:bottom w:val="none" w:color="000000" w:sz="4" w:space="0"/>
          <w:right w:val="none" w:color="000000" w:sz="4" w:space="0"/>
        </w:tcBorders>
      </w:tcPr>
    </w:tblStylePr>
    <w:tblStylePr w:type="lastRow">
      <w:rPr>
        <w:rFonts w:ascii="Arial" w:hAnsi="Arial"/>
        <w:i/>
        <w:color w:val="8da9db" w:themeColor="accent5" w:themeTint="9A" w:themeShade="95"/>
        <w:sz w:val="22"/>
      </w:rPr>
      <w:tcPr>
        <w:shd w:val="clear" w:color="ffffff" w:themeColor="light1" w:fill="ffffff" w:themeFill="light1"/>
        <w:tcBorders>
          <w:top w:val="single" w:color="8DA9DB" w:themeColor="accent5" w:themeTint="9A" w:sz="4" w:space="0"/>
          <w:left w:val="none" w:color="000000" w:sz="4" w:space="0"/>
          <w:bottom w:val="none" w:color="000000" w:sz="4" w:space="0"/>
          <w:right w:val="none" w:color="000000" w:sz="4" w:space="0"/>
        </w:tcBorders>
      </w:tcPr>
    </w:tblStylePr>
  </w:style>
  <w:style w:type="table" w:styleId="813" w:customStyle="1">
    <w:name w:val="List Table 7 Colorful - Accent 6"/>
    <w:basedOn w:val="684"/>
    <w:uiPriority w:val="99"/>
    <w:pPr>
      <w:spacing w:after="0" w:line="240" w:lineRule="auto"/>
    </w:pPr>
    <w:tblPr>
      <w:tblStyleRowBandSize w:val="1"/>
      <w:tblStyleColBandSize w:val="1"/>
      <w:tblInd w:w="0" w:type="dxa"/>
      <w:tblBorders>
        <w:right w:val="single" w:color="A9D08E" w:themeColor="accent6" w:themeTint="98" w:sz="4" w:space="0"/>
      </w:tblBorders>
      <w:tblCellMar>
        <w:left w:w="108" w:type="dxa"/>
        <w:top w:w="0" w:type="dxa"/>
        <w:right w:w="108" w:type="dxa"/>
        <w:bottom w:w="0" w:type="dxa"/>
      </w:tblCellMar>
    </w:tblPr>
    <w:tblStylePr w:type="band1Horz">
      <w:rPr>
        <w:rFonts w:ascii="Arial" w:hAnsi="Arial"/>
        <w:color w:val="a9d08e" w:themeColor="accent6" w:themeTint="98" w:themeShade="95"/>
        <w:sz w:val="22"/>
      </w:rPr>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tblStylePr w:type="firstCol">
      <w:rPr>
        <w:rFonts w:ascii="Arial" w:hAnsi="Arial"/>
        <w:i/>
        <w:color w:val="a9d08e" w:themeColor="accent6" w:themeTint="98" w:themeShade="95"/>
        <w:sz w:val="22"/>
      </w:rPr>
      <w:pPr>
        <w:jc w:val="right"/>
      </w:pPr>
      <w:tcPr>
        <w:shd w:val="clear" w:color="ffffff" w:fill="auto"/>
        <w:tcBorders>
          <w:top w:val="none" w:color="000000" w:sz="4" w:space="0"/>
          <w:left w:val="none" w:color="000000" w:sz="4" w:space="0"/>
          <w:bottom w:val="none" w:color="000000" w:sz="4" w:space="0"/>
          <w:right w:val="single" w:color="A9D08E" w:themeColor="accent6" w:themeTint="98" w:sz="4" w:space="0"/>
        </w:tcBorders>
      </w:tcPr>
    </w:tblStylePr>
    <w:tblStylePr w:type="firstRow">
      <w:rPr>
        <w:rFonts w:ascii="Arial" w:hAnsi="Arial"/>
        <w:i/>
        <w:color w:val="a9d08e" w:themeColor="accent6" w:themeTint="98" w:themeShade="95"/>
        <w:sz w:val="22"/>
      </w:rPr>
      <w:tcPr>
        <w:shd w:val="clear" w:color="ffffff" w:themeColor="light1" w:fill="ffffff" w:themeFill="light1"/>
        <w:tcBorders>
          <w:top w:val="none" w:color="000000" w:sz="4" w:space="0"/>
          <w:left w:val="none" w:color="000000" w:sz="4" w:space="0"/>
          <w:bottom w:val="single" w:color="A9D08E" w:themeColor="accent6" w:themeTint="98" w:sz="4" w:space="0"/>
          <w:right w:val="none" w:color="000000" w:sz="4" w:space="0"/>
        </w:tcBorders>
      </w:tcPr>
    </w:tblStylePr>
    <w:tblStylePr w:type="lastCol">
      <w:rPr>
        <w:rFonts w:ascii="Arial" w:hAnsi="Arial"/>
        <w:i/>
        <w:color w:val="a9d08e" w:themeColor="accent6" w:themeTint="98" w:themeShade="95"/>
        <w:sz w:val="22"/>
      </w:rPr>
      <w:tcPr>
        <w:shd w:val="clear" w:color="ffffff" w:fill="auto"/>
        <w:tcBorders>
          <w:top w:val="none" w:color="000000" w:sz="4" w:space="0"/>
          <w:left w:val="single" w:color="A9D08E" w:themeColor="accent6" w:themeTint="98" w:sz="4" w:space="0"/>
          <w:bottom w:val="none" w:color="000000" w:sz="4" w:space="0"/>
          <w:right w:val="none" w:color="000000" w:sz="4" w:space="0"/>
        </w:tcBorders>
      </w:tcPr>
    </w:tblStylePr>
    <w:tblStylePr w:type="lastRow">
      <w:rPr>
        <w:rFonts w:ascii="Arial" w:hAnsi="Arial"/>
        <w:i/>
        <w:color w:val="a9d08e" w:themeColor="accent6" w:themeTint="98" w:themeShade="95"/>
        <w:sz w:val="22"/>
      </w:rPr>
      <w:tcPr>
        <w:shd w:val="clear" w:color="ffffff" w:themeColor="light1" w:fill="ffffff" w:themeFill="light1"/>
        <w:tcBorders>
          <w:top w:val="single" w:color="A9D08E" w:themeColor="accent6" w:themeTint="98" w:sz="4" w:space="0"/>
          <w:left w:val="none" w:color="000000" w:sz="4" w:space="0"/>
          <w:bottom w:val="none" w:color="000000" w:sz="4" w:space="0"/>
          <w:right w:val="none" w:color="000000" w:sz="4" w:space="0"/>
        </w:tcBorders>
      </w:tcPr>
    </w:tblStylePr>
  </w:style>
  <w:style w:type="table" w:styleId="814" w:customStyle="1">
    <w:name w:val="Lined - Accent"/>
    <w:basedOn w:val="684"/>
    <w:uiPriority w:val="99"/>
    <w:pPr>
      <w:spacing w:after="0" w:line="240" w:lineRule="auto"/>
    </w:pPr>
    <w:rPr>
      <w:color w:val="404040"/>
      <w:sz w:val="20"/>
      <w:szCs w:val="20"/>
      <w:lang w:val="es-MX" w:eastAsia="es-MX"/>
    </w:rPr>
    <w:tblPr>
      <w:tblStyleRowBandSize w:val="1"/>
      <w:tblStyleColBandSize w:val="1"/>
      <w:tblInd w:w="0" w:type="dxa"/>
      <w:tblCellMar>
        <w:left w:w="108" w:type="dxa"/>
        <w:top w:w="0" w:type="dxa"/>
        <w:right w:w="108" w:type="dxa"/>
        <w:bottom w:w="0"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815" w:customStyle="1">
    <w:name w:val="Lined - Accent 1"/>
    <w:basedOn w:val="684"/>
    <w:uiPriority w:val="99"/>
    <w:pPr>
      <w:spacing w:after="0" w:line="240" w:lineRule="auto"/>
    </w:pPr>
    <w:rPr>
      <w:color w:val="404040"/>
      <w:sz w:val="20"/>
      <w:szCs w:val="20"/>
      <w:lang w:val="es-MX" w:eastAsia="es-MX"/>
    </w:rPr>
    <w:tblPr>
      <w:tblStyleRowBandSize w:val="1"/>
      <w:tblStyleColBandSize w:val="1"/>
      <w:tblInd w:w="0" w:type="dxa"/>
      <w:tblCellMar>
        <w:left w:w="108" w:type="dxa"/>
        <w:top w:w="0" w:type="dxa"/>
        <w:right w:w="108" w:type="dxa"/>
        <w:bottom w:w="0"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bdff1" w:themeColor="accent1" w:themeTint="50" w:fill="cbdff1" w:themeFill="accent1" w:themeFillTint="50"/>
      </w:tcPr>
    </w:tblStylePr>
    <w:tblStylePr w:type="band2Vert">
      <w:rPr>
        <w:rFonts w:ascii="Arial" w:hAnsi="Arial"/>
        <w:color w:val="404040"/>
        <w:sz w:val="22"/>
      </w:rPr>
      <w:tcPr>
        <w:shd w:val="clear" w:color="cbdff1" w:themeColor="accent1" w:themeTint="50" w:fill="cbdff1" w:themeFill="accent1" w:themeFillTint="50"/>
      </w:tcPr>
    </w:tblStylePr>
    <w:tblStylePr w:type="firstCol">
      <w:rPr>
        <w:rFonts w:ascii="Arial" w:hAnsi="Arial"/>
        <w:color w:val="f2f2f2"/>
        <w:sz w:val="22"/>
      </w:rPr>
      <w:tcPr>
        <w:shd w:val="clear" w:color="68a2d8" w:themeColor="accent1" w:themeTint="EA" w:fill="68a2d8" w:themeFill="accent1" w:themeFillTint="EA"/>
      </w:tcPr>
    </w:tblStylePr>
    <w:tblStylePr w:type="firstRow">
      <w:rPr>
        <w:rFonts w:ascii="Arial" w:hAnsi="Arial"/>
        <w:color w:val="f2f2f2"/>
        <w:sz w:val="22"/>
      </w:rPr>
      <w:tcPr>
        <w:shd w:val="clear" w:color="68a2d8" w:themeColor="accent1" w:themeTint="EA" w:fill="68a2d8" w:themeFill="accent1" w:themeFillTint="EA"/>
      </w:tcPr>
    </w:tblStylePr>
    <w:tblStylePr w:type="lastCol">
      <w:rPr>
        <w:rFonts w:ascii="Arial" w:hAnsi="Arial"/>
        <w:color w:val="f2f2f2"/>
        <w:sz w:val="22"/>
      </w:rPr>
      <w:tcPr>
        <w:shd w:val="clear" w:color="68a2d8" w:themeColor="accent1" w:themeTint="EA" w:fill="68a2d8" w:themeFill="accent1" w:themeFillTint="EA"/>
      </w:tcPr>
    </w:tblStylePr>
    <w:tblStylePr w:type="lastRow">
      <w:rPr>
        <w:rFonts w:ascii="Arial" w:hAnsi="Arial"/>
        <w:color w:val="f2f2f2"/>
        <w:sz w:val="22"/>
      </w:rPr>
      <w:tcPr>
        <w:shd w:val="clear" w:color="68a2d8" w:themeColor="accent1" w:themeTint="EA" w:fill="68a2d8" w:themeFill="accent1" w:themeFillTint="EA"/>
      </w:tcPr>
    </w:tblStylePr>
  </w:style>
  <w:style w:type="table" w:styleId="816" w:customStyle="1">
    <w:name w:val="Lined - Accent 2"/>
    <w:basedOn w:val="684"/>
    <w:uiPriority w:val="99"/>
    <w:pPr>
      <w:spacing w:after="0" w:line="240" w:lineRule="auto"/>
    </w:pPr>
    <w:rPr>
      <w:color w:val="404040"/>
      <w:sz w:val="20"/>
      <w:szCs w:val="20"/>
      <w:lang w:val="es-MX" w:eastAsia="es-MX"/>
    </w:rPr>
    <w:tblPr>
      <w:tblStyleRowBandSize w:val="1"/>
      <w:tblStyleColBandSize w:val="1"/>
      <w:tblInd w:w="0" w:type="dxa"/>
      <w:tblCellMar>
        <w:left w:w="108" w:type="dxa"/>
        <w:top w:w="0" w:type="dxa"/>
        <w:right w:w="108" w:type="dxa"/>
        <w:bottom w:w="0"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tblStylePr w:type="band2Vert">
      <w:rPr>
        <w:rFonts w:ascii="Arial" w:hAnsi="Arial"/>
        <w:color w:val="404040"/>
        <w:sz w:val="22"/>
      </w:rPr>
      <w:tcPr>
        <w:shd w:val="clear" w:color="fbe5d6" w:themeColor="accent2" w:themeTint="32" w:fill="fbe5d6" w:themeFill="accent2" w:themeFillTint="32"/>
      </w:tcPr>
    </w:tblStylePr>
    <w:tblStylePr w:type="firstCol">
      <w:rPr>
        <w:rFonts w:ascii="Arial" w:hAnsi="Arial"/>
        <w:color w:val="f2f2f2"/>
        <w:sz w:val="22"/>
      </w:rPr>
      <w:tcPr>
        <w:shd w:val="clear" w:color="f4b184" w:themeColor="accent2" w:themeTint="97" w:fill="f4b184" w:themeFill="accent2" w:themeFillTint="97"/>
      </w:tcPr>
    </w:tblStylePr>
    <w:tblStylePr w:type="firstRow">
      <w:rPr>
        <w:rFonts w:ascii="Arial" w:hAnsi="Arial"/>
        <w:color w:val="f2f2f2"/>
        <w:sz w:val="22"/>
      </w:rPr>
      <w:tcPr>
        <w:shd w:val="clear" w:color="f4b184" w:themeColor="accent2" w:themeTint="97" w:fill="f4b184" w:themeFill="accent2" w:themeFillTint="97"/>
      </w:tcPr>
    </w:tblStylePr>
    <w:tblStylePr w:type="lastCol">
      <w:rPr>
        <w:rFonts w:ascii="Arial" w:hAnsi="Arial"/>
        <w:color w:val="f2f2f2"/>
        <w:sz w:val="22"/>
      </w:rPr>
      <w:tcPr>
        <w:shd w:val="clear" w:color="f4b184" w:themeColor="accent2" w:themeTint="97" w:fill="f4b184" w:themeFill="accent2" w:themeFillTint="97"/>
      </w:tcPr>
    </w:tblStylePr>
    <w:tblStylePr w:type="lastRow">
      <w:rPr>
        <w:rFonts w:ascii="Arial" w:hAnsi="Arial"/>
        <w:color w:val="f2f2f2"/>
        <w:sz w:val="22"/>
      </w:rPr>
      <w:tcPr>
        <w:shd w:val="clear" w:color="f4b184" w:themeColor="accent2" w:themeTint="97" w:fill="f4b184" w:themeFill="accent2" w:themeFillTint="97"/>
      </w:tcPr>
    </w:tblStylePr>
  </w:style>
  <w:style w:type="table" w:styleId="817" w:customStyle="1">
    <w:name w:val="Lined - Accent 3"/>
    <w:basedOn w:val="684"/>
    <w:uiPriority w:val="99"/>
    <w:pPr>
      <w:spacing w:after="0" w:line="240" w:lineRule="auto"/>
    </w:pPr>
    <w:rPr>
      <w:color w:val="404040"/>
      <w:sz w:val="20"/>
      <w:szCs w:val="20"/>
      <w:lang w:val="es-MX" w:eastAsia="es-MX"/>
    </w:rPr>
    <w:tblPr>
      <w:tblStyleRowBandSize w:val="1"/>
      <w:tblStyleColBandSize w:val="1"/>
      <w:tblInd w:w="0" w:type="dxa"/>
      <w:tblCellMar>
        <w:left w:w="108" w:type="dxa"/>
        <w:top w:w="0" w:type="dxa"/>
        <w:right w:w="108" w:type="dxa"/>
        <w:bottom w:w="0"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tblStylePr w:type="band2Vert">
      <w:rPr>
        <w:rFonts w:ascii="Arial" w:hAnsi="Arial"/>
        <w:color w:val="404040"/>
        <w:sz w:val="22"/>
      </w:rPr>
      <w:tcPr>
        <w:shd w:val="clear" w:color="ececec" w:themeColor="accent3" w:themeTint="34" w:fill="ececec" w:themeFill="accent3" w:themeFillTint="34"/>
      </w:tcPr>
    </w:tblStylePr>
    <w:tblStylePr w:type="firstCol">
      <w:rPr>
        <w:rFonts w:ascii="Arial" w:hAnsi="Arial"/>
        <w:color w:val="f2f2f2"/>
        <w:sz w:val="22"/>
      </w:rPr>
      <w:tcPr>
        <w:shd w:val="clear" w:color="a5a5a5" w:themeColor="accent3" w:themeTint="FE" w:fill="a5a5a5" w:themeFill="accent3" w:themeFillTint="FE"/>
      </w:tcPr>
    </w:tblStylePr>
    <w:tblStylePr w:type="firstRow">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style>
  <w:style w:type="table" w:styleId="818" w:customStyle="1">
    <w:name w:val="Lined - Accent 4"/>
    <w:basedOn w:val="684"/>
    <w:uiPriority w:val="99"/>
    <w:pPr>
      <w:spacing w:after="0" w:line="240" w:lineRule="auto"/>
    </w:pPr>
    <w:rPr>
      <w:color w:val="404040"/>
      <w:sz w:val="20"/>
      <w:szCs w:val="20"/>
      <w:lang w:val="es-MX" w:eastAsia="es-MX"/>
    </w:rPr>
    <w:tblPr>
      <w:tblStyleRowBandSize w:val="1"/>
      <w:tblStyleColBandSize w:val="1"/>
      <w:tblInd w:w="0" w:type="dxa"/>
      <w:tblCellMar>
        <w:left w:w="108" w:type="dxa"/>
        <w:top w:w="0" w:type="dxa"/>
        <w:right w:w="108" w:type="dxa"/>
        <w:bottom w:w="0"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2cb" w:themeColor="accent4" w:themeTint="34" w:fill="fff2cb" w:themeFill="accent4" w:themeFillTint="34"/>
      </w:tcPr>
    </w:tblStylePr>
    <w:tblStylePr w:type="band2Vert">
      <w:rPr>
        <w:rFonts w:ascii="Arial" w:hAnsi="Arial"/>
        <w:color w:val="404040"/>
        <w:sz w:val="22"/>
      </w:rPr>
      <w:tcPr>
        <w:shd w:val="clear" w:color="fff2cb" w:themeColor="accent4" w:themeTint="34" w:fill="fff2cb" w:themeFill="accent4" w:themeFillTint="34"/>
      </w:tcPr>
    </w:tblStylePr>
    <w:tblStylePr w:type="firstCol">
      <w:rPr>
        <w:rFonts w:ascii="Arial" w:hAnsi="Arial"/>
        <w:color w:val="f2f2f2"/>
        <w:sz w:val="22"/>
      </w:rPr>
      <w:tcPr>
        <w:shd w:val="clear" w:color="ffd865" w:themeColor="accent4" w:themeTint="9A" w:fill="ffd865" w:themeFill="accent4" w:themeFillTint="9A"/>
      </w:tcPr>
    </w:tblStylePr>
    <w:tblStylePr w:type="firstRow">
      <w:rPr>
        <w:rFonts w:ascii="Arial" w:hAnsi="Arial"/>
        <w:color w:val="f2f2f2"/>
        <w:sz w:val="22"/>
      </w:rPr>
      <w:tcPr>
        <w:shd w:val="clear" w:color="ffd865" w:themeColor="accent4" w:themeTint="9A" w:fill="ffd865" w:themeFill="accent4" w:themeFillTint="9A"/>
      </w:tcPr>
    </w:tblStylePr>
    <w:tblStylePr w:type="lastCol">
      <w:rPr>
        <w:rFonts w:ascii="Arial" w:hAnsi="Arial"/>
        <w:color w:val="f2f2f2"/>
        <w:sz w:val="22"/>
      </w:rPr>
      <w:tcPr>
        <w:shd w:val="clear" w:color="ffd865" w:themeColor="accent4" w:themeTint="9A" w:fill="ffd865" w:themeFill="accent4" w:themeFillTint="9A"/>
      </w:tcPr>
    </w:tblStylePr>
    <w:tblStylePr w:type="lastRow">
      <w:rPr>
        <w:rFonts w:ascii="Arial" w:hAnsi="Arial"/>
        <w:color w:val="f2f2f2"/>
        <w:sz w:val="22"/>
      </w:rPr>
      <w:tcPr>
        <w:shd w:val="clear" w:color="ffd865" w:themeColor="accent4" w:themeTint="9A" w:fill="ffd865" w:themeFill="accent4" w:themeFillTint="9A"/>
      </w:tcPr>
    </w:tblStylePr>
  </w:style>
  <w:style w:type="table" w:styleId="819" w:customStyle="1">
    <w:name w:val="Lined - Accent 5"/>
    <w:basedOn w:val="684"/>
    <w:uiPriority w:val="99"/>
    <w:pPr>
      <w:spacing w:after="0" w:line="240" w:lineRule="auto"/>
    </w:pPr>
    <w:rPr>
      <w:color w:val="404040"/>
      <w:sz w:val="20"/>
      <w:szCs w:val="20"/>
      <w:lang w:val="es-MX" w:eastAsia="es-MX"/>
    </w:rPr>
    <w:tblPr>
      <w:tblStyleRowBandSize w:val="1"/>
      <w:tblStyleColBandSize w:val="1"/>
      <w:tblInd w:w="0" w:type="dxa"/>
      <w:tblCellMar>
        <w:left w:w="108" w:type="dxa"/>
        <w:top w:w="0" w:type="dxa"/>
        <w:right w:w="108" w:type="dxa"/>
        <w:bottom w:w="0"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8e2f3" w:themeColor="accent5" w:themeTint="34" w:fill="d8e2f3" w:themeFill="accent5" w:themeFillTint="34"/>
      </w:tcPr>
    </w:tblStylePr>
    <w:tblStylePr w:type="band2Vert">
      <w:rPr>
        <w:rFonts w:ascii="Arial" w:hAnsi="Arial"/>
        <w:color w:val="404040"/>
        <w:sz w:val="22"/>
      </w:rPr>
      <w:tcPr>
        <w:shd w:val="clear" w:color="d8e2f3" w:themeColor="accent5" w:themeTint="34" w:fill="d8e2f3" w:themeFill="accent5" w:themeFillTint="34"/>
      </w:tcPr>
    </w:tblStylePr>
    <w:tblStylePr w:type="firstCol">
      <w:rPr>
        <w:rFonts w:ascii="Arial" w:hAnsi="Arial"/>
        <w:color w:val="f2f2f2"/>
        <w:sz w:val="22"/>
      </w:rPr>
      <w:tcPr>
        <w:shd w:val="clear" w:color="4472c4" w:themeColor="accent5" w:fill="4472c4" w:themeFill="accent5"/>
      </w:tcPr>
    </w:tblStylePr>
    <w:tblStylePr w:type="firstRow">
      <w:rPr>
        <w:rFonts w:ascii="Arial" w:hAnsi="Arial"/>
        <w:color w:val="f2f2f2"/>
        <w:sz w:val="22"/>
      </w:rPr>
      <w:tcPr>
        <w:shd w:val="clear" w:color="4472c4" w:themeColor="accent5" w:fill="4472c4" w:themeFill="accent5"/>
      </w:tcPr>
    </w:tblStylePr>
    <w:tblStylePr w:type="lastCol">
      <w:rPr>
        <w:rFonts w:ascii="Arial" w:hAnsi="Arial"/>
        <w:color w:val="f2f2f2"/>
        <w:sz w:val="22"/>
      </w:rPr>
      <w:tcPr>
        <w:shd w:val="clear" w:color="4472c4" w:themeColor="accent5" w:fill="4472c4" w:themeFill="accent5"/>
      </w:tcPr>
    </w:tblStylePr>
    <w:tblStylePr w:type="lastRow">
      <w:rPr>
        <w:rFonts w:ascii="Arial" w:hAnsi="Arial"/>
        <w:color w:val="f2f2f2"/>
        <w:sz w:val="22"/>
      </w:rPr>
      <w:tcPr>
        <w:shd w:val="clear" w:color="4472c4" w:themeColor="accent5" w:fill="4472c4" w:themeFill="accent5"/>
      </w:tcPr>
    </w:tblStylePr>
  </w:style>
  <w:style w:type="table" w:styleId="820" w:customStyle="1">
    <w:name w:val="Lined - Accent 6"/>
    <w:basedOn w:val="684"/>
    <w:uiPriority w:val="99"/>
    <w:pPr>
      <w:spacing w:after="0" w:line="240" w:lineRule="auto"/>
    </w:pPr>
    <w:rPr>
      <w:color w:val="404040"/>
      <w:sz w:val="20"/>
      <w:szCs w:val="20"/>
      <w:lang w:val="es-MX" w:eastAsia="es-MX"/>
    </w:rPr>
    <w:tblPr>
      <w:tblStyleRowBandSize w:val="1"/>
      <w:tblStyleColBandSize w:val="1"/>
      <w:tblInd w:w="0" w:type="dxa"/>
      <w:tblCellMar>
        <w:left w:w="108" w:type="dxa"/>
        <w:top w:w="0" w:type="dxa"/>
        <w:right w:w="108" w:type="dxa"/>
        <w:bottom w:w="0"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tblStylePr w:type="band2Vert">
      <w:rPr>
        <w:rFonts w:ascii="Arial" w:hAnsi="Arial"/>
        <w:color w:val="404040"/>
        <w:sz w:val="22"/>
      </w:rPr>
      <w:tcPr>
        <w:shd w:val="clear" w:color="e1efd8" w:themeColor="accent6" w:themeTint="34" w:fill="e1efd8" w:themeFill="accent6" w:themeFillTint="34"/>
      </w:tcPr>
    </w:tblStylePr>
    <w:tblStylePr w:type="firstCol">
      <w:rPr>
        <w:rFonts w:ascii="Arial" w:hAnsi="Arial"/>
        <w:color w:val="f2f2f2"/>
        <w:sz w:val="22"/>
      </w:rPr>
      <w:tcPr>
        <w:shd w:val="clear" w:color="70ad47" w:themeColor="accent6" w:fill="70ad47" w:themeFill="accent6"/>
      </w:tcPr>
    </w:tblStylePr>
    <w:tblStylePr w:type="firstRow">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style>
  <w:style w:type="table" w:styleId="821" w:customStyle="1">
    <w:name w:val="Bordered &amp; Lined - Accent"/>
    <w:basedOn w:val="684"/>
    <w:uiPriority w:val="99"/>
    <w:pPr>
      <w:spacing w:after="0" w:line="240" w:lineRule="auto"/>
    </w:pPr>
    <w:rPr>
      <w:color w:val="404040"/>
      <w:sz w:val="20"/>
      <w:szCs w:val="20"/>
      <w:lang w:val="es-MX" w:eastAsia="es-MX"/>
    </w:rPr>
    <w:tblPr>
      <w:tblStyleRowBandSize w:val="1"/>
      <w:tblStyleColBandSize w:val="1"/>
      <w:tblInd w:w="0" w:type="dxa"/>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CellMar>
        <w:left w:w="108" w:type="dxa"/>
        <w:top w:w="0" w:type="dxa"/>
        <w:right w:w="108" w:type="dxa"/>
        <w:bottom w:w="0"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822" w:customStyle="1">
    <w:name w:val="Bordered &amp; Lined - Accent 1"/>
    <w:basedOn w:val="684"/>
    <w:uiPriority w:val="99"/>
    <w:pPr>
      <w:spacing w:after="0" w:line="240" w:lineRule="auto"/>
    </w:pPr>
    <w:rPr>
      <w:color w:val="404040"/>
      <w:sz w:val="20"/>
      <w:szCs w:val="20"/>
      <w:lang w:val="es-MX" w:eastAsia="es-MX"/>
    </w:rPr>
    <w:tblPr>
      <w:tblStyleRowBandSize w:val="1"/>
      <w:tblStyleColBandSize w:val="1"/>
      <w:tblInd w:w="0" w:type="dxa"/>
      <w:tblBorders>
        <w:top w:val="single" w:color="245A8D" w:themeColor="accent1" w:themeShade="95" w:sz="4" w:space="0"/>
        <w:left w:val="single" w:color="245A8D" w:themeColor="accent1" w:themeShade="95" w:sz="4" w:space="0"/>
        <w:bottom w:val="single" w:color="245A8D" w:themeColor="accent1" w:themeShade="95" w:sz="4" w:space="0"/>
        <w:right w:val="single" w:color="245A8D" w:themeColor="accent1" w:themeShade="95" w:sz="4" w:space="0"/>
        <w:insideH w:val="single" w:color="245A8D" w:themeColor="accent1" w:themeShade="95" w:sz="4" w:space="0"/>
        <w:insideV w:val="single" w:color="245A8D" w:themeColor="accent1" w:themeShade="95" w:sz="4" w:space="0"/>
      </w:tblBorders>
      <w:tblCellMar>
        <w:left w:w="108" w:type="dxa"/>
        <w:top w:w="0" w:type="dxa"/>
        <w:right w:w="108" w:type="dxa"/>
        <w:bottom w:w="0"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bdff1" w:themeColor="accent1" w:themeTint="50" w:fill="cbdff1" w:themeFill="accent1" w:themeFillTint="50"/>
      </w:tcPr>
    </w:tblStylePr>
    <w:tblStylePr w:type="band2Vert">
      <w:rPr>
        <w:rFonts w:ascii="Arial" w:hAnsi="Arial"/>
        <w:color w:val="404040"/>
        <w:sz w:val="22"/>
      </w:rPr>
      <w:tcPr>
        <w:shd w:val="clear" w:color="cbdff1" w:themeColor="accent1" w:themeTint="50" w:fill="cbdff1" w:themeFill="accent1" w:themeFillTint="50"/>
      </w:tcPr>
    </w:tblStylePr>
    <w:tblStylePr w:type="firstCol">
      <w:rPr>
        <w:rFonts w:ascii="Arial" w:hAnsi="Arial"/>
        <w:color w:val="f2f2f2"/>
        <w:sz w:val="22"/>
      </w:rPr>
      <w:tcPr>
        <w:shd w:val="clear" w:color="68a2d8" w:themeColor="accent1" w:themeTint="EA" w:fill="68a2d8" w:themeFill="accent1" w:themeFillTint="EA"/>
      </w:tcPr>
    </w:tblStylePr>
    <w:tblStylePr w:type="firstRow">
      <w:rPr>
        <w:rFonts w:ascii="Arial" w:hAnsi="Arial"/>
        <w:color w:val="f2f2f2"/>
        <w:sz w:val="22"/>
      </w:rPr>
      <w:tcPr>
        <w:shd w:val="clear" w:color="68a2d8" w:themeColor="accent1" w:themeTint="EA" w:fill="68a2d8" w:themeFill="accent1" w:themeFillTint="EA"/>
      </w:tcPr>
    </w:tblStylePr>
    <w:tblStylePr w:type="lastCol">
      <w:rPr>
        <w:rFonts w:ascii="Arial" w:hAnsi="Arial"/>
        <w:color w:val="f2f2f2"/>
        <w:sz w:val="22"/>
      </w:rPr>
      <w:tcPr>
        <w:shd w:val="clear" w:color="68a2d8" w:themeColor="accent1" w:themeTint="EA" w:fill="68a2d8" w:themeFill="accent1" w:themeFillTint="EA"/>
      </w:tcPr>
    </w:tblStylePr>
    <w:tblStylePr w:type="lastRow">
      <w:rPr>
        <w:rFonts w:ascii="Arial" w:hAnsi="Arial"/>
        <w:color w:val="f2f2f2"/>
        <w:sz w:val="22"/>
      </w:rPr>
      <w:tcPr>
        <w:shd w:val="clear" w:color="68a2d8" w:themeColor="accent1" w:themeTint="EA" w:fill="68a2d8" w:themeFill="accent1" w:themeFillTint="EA"/>
      </w:tcPr>
    </w:tblStylePr>
  </w:style>
  <w:style w:type="table" w:styleId="823" w:customStyle="1">
    <w:name w:val="Bordered &amp; Lined - Accent 2"/>
    <w:basedOn w:val="684"/>
    <w:uiPriority w:val="99"/>
    <w:pPr>
      <w:spacing w:after="0" w:line="240" w:lineRule="auto"/>
    </w:pPr>
    <w:rPr>
      <w:color w:val="404040"/>
      <w:sz w:val="20"/>
      <w:szCs w:val="20"/>
      <w:lang w:val="es-MX" w:eastAsia="es-MX"/>
    </w:rPr>
    <w:tblPr>
      <w:tblStyleRowBandSize w:val="1"/>
      <w:tblStyleColBandSize w:val="1"/>
      <w:tblInd w:w="0" w:type="dxa"/>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CellMar>
        <w:left w:w="108" w:type="dxa"/>
        <w:top w:w="0" w:type="dxa"/>
        <w:right w:w="108" w:type="dxa"/>
        <w:bottom w:w="0"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tblStylePr w:type="band2Vert">
      <w:rPr>
        <w:rFonts w:ascii="Arial" w:hAnsi="Arial"/>
        <w:color w:val="404040"/>
        <w:sz w:val="22"/>
      </w:rPr>
      <w:tcPr>
        <w:shd w:val="clear" w:color="fbe5d6" w:themeColor="accent2" w:themeTint="32" w:fill="fbe5d6" w:themeFill="accent2" w:themeFillTint="32"/>
      </w:tcPr>
    </w:tblStylePr>
    <w:tblStylePr w:type="firstCol">
      <w:rPr>
        <w:rFonts w:ascii="Arial" w:hAnsi="Arial"/>
        <w:color w:val="f2f2f2"/>
        <w:sz w:val="22"/>
      </w:rPr>
      <w:tcPr>
        <w:shd w:val="clear" w:color="f4b184" w:themeColor="accent2" w:themeTint="97" w:fill="f4b184" w:themeFill="accent2" w:themeFillTint="97"/>
      </w:tcPr>
    </w:tblStylePr>
    <w:tblStylePr w:type="firstRow">
      <w:rPr>
        <w:rFonts w:ascii="Arial" w:hAnsi="Arial"/>
        <w:color w:val="f2f2f2"/>
        <w:sz w:val="22"/>
      </w:rPr>
      <w:tcPr>
        <w:shd w:val="clear" w:color="f4b184" w:themeColor="accent2" w:themeTint="97" w:fill="f4b184" w:themeFill="accent2" w:themeFillTint="97"/>
      </w:tcPr>
    </w:tblStylePr>
    <w:tblStylePr w:type="lastCol">
      <w:rPr>
        <w:rFonts w:ascii="Arial" w:hAnsi="Arial"/>
        <w:color w:val="f2f2f2"/>
        <w:sz w:val="22"/>
      </w:rPr>
      <w:tcPr>
        <w:shd w:val="clear" w:color="f4b184" w:themeColor="accent2" w:themeTint="97" w:fill="f4b184" w:themeFill="accent2" w:themeFillTint="97"/>
      </w:tcPr>
    </w:tblStylePr>
    <w:tblStylePr w:type="lastRow">
      <w:rPr>
        <w:rFonts w:ascii="Arial" w:hAnsi="Arial"/>
        <w:color w:val="f2f2f2"/>
        <w:sz w:val="22"/>
      </w:rPr>
      <w:tcPr>
        <w:shd w:val="clear" w:color="f4b184" w:themeColor="accent2" w:themeTint="97" w:fill="f4b184" w:themeFill="accent2" w:themeFillTint="97"/>
      </w:tcPr>
    </w:tblStylePr>
  </w:style>
  <w:style w:type="table" w:styleId="824" w:customStyle="1">
    <w:name w:val="Bordered &amp; Lined - Accent 3"/>
    <w:basedOn w:val="684"/>
    <w:uiPriority w:val="99"/>
    <w:pPr>
      <w:spacing w:after="0" w:line="240" w:lineRule="auto"/>
    </w:pPr>
    <w:rPr>
      <w:color w:val="404040"/>
      <w:sz w:val="20"/>
      <w:szCs w:val="20"/>
      <w:lang w:val="es-MX" w:eastAsia="es-MX"/>
    </w:rPr>
    <w:tblPr>
      <w:tblStyleRowBandSize w:val="1"/>
      <w:tblStyleColBandSize w:val="1"/>
      <w:tblInd w:w="0" w:type="dxa"/>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CellMar>
        <w:left w:w="108" w:type="dxa"/>
        <w:top w:w="0" w:type="dxa"/>
        <w:right w:w="108" w:type="dxa"/>
        <w:bottom w:w="0"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tblStylePr w:type="band2Vert">
      <w:rPr>
        <w:rFonts w:ascii="Arial" w:hAnsi="Arial"/>
        <w:color w:val="404040"/>
        <w:sz w:val="22"/>
      </w:rPr>
      <w:tcPr>
        <w:shd w:val="clear" w:color="ececec" w:themeColor="accent3" w:themeTint="34" w:fill="ececec" w:themeFill="accent3" w:themeFillTint="34"/>
      </w:tcPr>
    </w:tblStylePr>
    <w:tblStylePr w:type="firstCol">
      <w:rPr>
        <w:rFonts w:ascii="Arial" w:hAnsi="Arial"/>
        <w:color w:val="f2f2f2"/>
        <w:sz w:val="22"/>
      </w:rPr>
      <w:tcPr>
        <w:shd w:val="clear" w:color="a5a5a5" w:themeColor="accent3" w:themeTint="FE" w:fill="a5a5a5" w:themeFill="accent3" w:themeFillTint="FE"/>
      </w:tcPr>
    </w:tblStylePr>
    <w:tblStylePr w:type="firstRow">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style>
  <w:style w:type="table" w:styleId="825" w:customStyle="1">
    <w:name w:val="Bordered &amp; Lined - Accent 4"/>
    <w:basedOn w:val="684"/>
    <w:uiPriority w:val="99"/>
    <w:pPr>
      <w:spacing w:after="0" w:line="240" w:lineRule="auto"/>
    </w:pPr>
    <w:rPr>
      <w:color w:val="404040"/>
      <w:sz w:val="20"/>
      <w:szCs w:val="20"/>
      <w:lang w:val="es-MX" w:eastAsia="es-MX"/>
    </w:rPr>
    <w:tblPr>
      <w:tblStyleRowBandSize w:val="1"/>
      <w:tblStyleColBandSize w:val="1"/>
      <w:tblInd w:w="0" w:type="dxa"/>
      <w:tblBorders>
        <w:top w:val="single" w:color="957000" w:themeColor="accent4" w:themeShade="95" w:sz="4" w:space="0"/>
        <w:left w:val="single" w:color="957000" w:themeColor="accent4" w:themeShade="95" w:sz="4" w:space="0"/>
        <w:bottom w:val="single" w:color="957000" w:themeColor="accent4" w:themeShade="95" w:sz="4" w:space="0"/>
        <w:right w:val="single" w:color="957000" w:themeColor="accent4" w:themeShade="95" w:sz="4" w:space="0"/>
        <w:insideH w:val="single" w:color="957000" w:themeColor="accent4" w:themeShade="95" w:sz="4" w:space="0"/>
        <w:insideV w:val="single" w:color="957000" w:themeColor="accent4" w:themeShade="95" w:sz="4" w:space="0"/>
      </w:tblBorders>
      <w:tblCellMar>
        <w:left w:w="108" w:type="dxa"/>
        <w:top w:w="0" w:type="dxa"/>
        <w:right w:w="108" w:type="dxa"/>
        <w:bottom w:w="0"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2cb" w:themeColor="accent4" w:themeTint="34" w:fill="fff2cb" w:themeFill="accent4" w:themeFillTint="34"/>
      </w:tcPr>
    </w:tblStylePr>
    <w:tblStylePr w:type="band2Vert">
      <w:rPr>
        <w:rFonts w:ascii="Arial" w:hAnsi="Arial"/>
        <w:color w:val="404040"/>
        <w:sz w:val="22"/>
      </w:rPr>
      <w:tcPr>
        <w:shd w:val="clear" w:color="fff2cb" w:themeColor="accent4" w:themeTint="34" w:fill="fff2cb" w:themeFill="accent4" w:themeFillTint="34"/>
      </w:tcPr>
    </w:tblStylePr>
    <w:tblStylePr w:type="firstCol">
      <w:rPr>
        <w:rFonts w:ascii="Arial" w:hAnsi="Arial"/>
        <w:color w:val="f2f2f2"/>
        <w:sz w:val="22"/>
      </w:rPr>
      <w:tcPr>
        <w:shd w:val="clear" w:color="ffd865" w:themeColor="accent4" w:themeTint="9A" w:fill="ffd865" w:themeFill="accent4" w:themeFillTint="9A"/>
      </w:tcPr>
    </w:tblStylePr>
    <w:tblStylePr w:type="firstRow">
      <w:rPr>
        <w:rFonts w:ascii="Arial" w:hAnsi="Arial"/>
        <w:color w:val="f2f2f2"/>
        <w:sz w:val="22"/>
      </w:rPr>
      <w:tcPr>
        <w:shd w:val="clear" w:color="ffd865" w:themeColor="accent4" w:themeTint="9A" w:fill="ffd865" w:themeFill="accent4" w:themeFillTint="9A"/>
      </w:tcPr>
    </w:tblStylePr>
    <w:tblStylePr w:type="lastCol">
      <w:rPr>
        <w:rFonts w:ascii="Arial" w:hAnsi="Arial"/>
        <w:color w:val="f2f2f2"/>
        <w:sz w:val="22"/>
      </w:rPr>
      <w:tcPr>
        <w:shd w:val="clear" w:color="ffd865" w:themeColor="accent4" w:themeTint="9A" w:fill="ffd865" w:themeFill="accent4" w:themeFillTint="9A"/>
      </w:tcPr>
    </w:tblStylePr>
    <w:tblStylePr w:type="lastRow">
      <w:rPr>
        <w:rFonts w:ascii="Arial" w:hAnsi="Arial"/>
        <w:color w:val="f2f2f2"/>
        <w:sz w:val="22"/>
      </w:rPr>
      <w:tcPr>
        <w:shd w:val="clear" w:color="ffd865" w:themeColor="accent4" w:themeTint="9A" w:fill="ffd865" w:themeFill="accent4" w:themeFillTint="9A"/>
      </w:tcPr>
    </w:tblStylePr>
  </w:style>
  <w:style w:type="table" w:styleId="826" w:customStyle="1">
    <w:name w:val="Bordered &amp; Lined - Accent 5"/>
    <w:basedOn w:val="684"/>
    <w:uiPriority w:val="99"/>
    <w:pPr>
      <w:spacing w:after="0" w:line="240" w:lineRule="auto"/>
    </w:pPr>
    <w:rPr>
      <w:color w:val="404040"/>
      <w:sz w:val="20"/>
      <w:szCs w:val="20"/>
      <w:lang w:val="es-MX" w:eastAsia="es-MX"/>
    </w:rPr>
    <w:tblPr>
      <w:tblStyleRowBandSize w:val="1"/>
      <w:tblStyleColBandSize w:val="1"/>
      <w:tblInd w:w="0" w:type="dxa"/>
      <w:tblBorders>
        <w:top w:val="single" w:color="254175" w:themeColor="accent5" w:themeShade="95" w:sz="4" w:space="0"/>
        <w:left w:val="single" w:color="254175" w:themeColor="accent5" w:themeShade="95" w:sz="4" w:space="0"/>
        <w:bottom w:val="single" w:color="254175" w:themeColor="accent5" w:themeShade="95" w:sz="4" w:space="0"/>
        <w:right w:val="single" w:color="254175" w:themeColor="accent5" w:themeShade="95" w:sz="4" w:space="0"/>
        <w:insideH w:val="single" w:color="254175" w:themeColor="accent5" w:themeShade="95" w:sz="4" w:space="0"/>
        <w:insideV w:val="single" w:color="254175" w:themeColor="accent5" w:themeShade="95" w:sz="4" w:space="0"/>
      </w:tblBorders>
      <w:tblCellMar>
        <w:left w:w="108" w:type="dxa"/>
        <w:top w:w="0" w:type="dxa"/>
        <w:right w:w="108" w:type="dxa"/>
        <w:bottom w:w="0"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8e2f3" w:themeColor="accent5" w:themeTint="34" w:fill="d8e2f3" w:themeFill="accent5" w:themeFillTint="34"/>
      </w:tcPr>
    </w:tblStylePr>
    <w:tblStylePr w:type="band2Vert">
      <w:rPr>
        <w:rFonts w:ascii="Arial" w:hAnsi="Arial"/>
        <w:color w:val="404040"/>
        <w:sz w:val="22"/>
      </w:rPr>
      <w:tcPr>
        <w:shd w:val="clear" w:color="d8e2f3" w:themeColor="accent5" w:themeTint="34" w:fill="d8e2f3" w:themeFill="accent5" w:themeFillTint="34"/>
      </w:tcPr>
    </w:tblStylePr>
    <w:tblStylePr w:type="firstCol">
      <w:rPr>
        <w:rFonts w:ascii="Arial" w:hAnsi="Arial"/>
        <w:color w:val="f2f2f2"/>
        <w:sz w:val="22"/>
      </w:rPr>
      <w:tcPr>
        <w:shd w:val="clear" w:color="4472c4" w:themeColor="accent5" w:fill="4472c4" w:themeFill="accent5"/>
      </w:tcPr>
    </w:tblStylePr>
    <w:tblStylePr w:type="firstRow">
      <w:rPr>
        <w:rFonts w:ascii="Arial" w:hAnsi="Arial"/>
        <w:color w:val="f2f2f2"/>
        <w:sz w:val="22"/>
      </w:rPr>
      <w:tcPr>
        <w:shd w:val="clear" w:color="4472c4" w:themeColor="accent5" w:fill="4472c4" w:themeFill="accent5"/>
      </w:tcPr>
    </w:tblStylePr>
    <w:tblStylePr w:type="lastCol">
      <w:rPr>
        <w:rFonts w:ascii="Arial" w:hAnsi="Arial"/>
        <w:color w:val="f2f2f2"/>
        <w:sz w:val="22"/>
      </w:rPr>
      <w:tcPr>
        <w:shd w:val="clear" w:color="4472c4" w:themeColor="accent5" w:fill="4472c4" w:themeFill="accent5"/>
      </w:tcPr>
    </w:tblStylePr>
    <w:tblStylePr w:type="lastRow">
      <w:rPr>
        <w:rFonts w:ascii="Arial" w:hAnsi="Arial"/>
        <w:color w:val="f2f2f2"/>
        <w:sz w:val="22"/>
      </w:rPr>
      <w:tcPr>
        <w:shd w:val="clear" w:color="4472c4" w:themeColor="accent5" w:fill="4472c4" w:themeFill="accent5"/>
      </w:tcPr>
    </w:tblStylePr>
  </w:style>
  <w:style w:type="table" w:styleId="827" w:customStyle="1">
    <w:name w:val="Bordered &amp; Lined - Accent 6"/>
    <w:basedOn w:val="684"/>
    <w:uiPriority w:val="99"/>
    <w:pPr>
      <w:spacing w:after="0" w:line="240" w:lineRule="auto"/>
    </w:pPr>
    <w:rPr>
      <w:color w:val="404040"/>
      <w:sz w:val="20"/>
      <w:szCs w:val="20"/>
      <w:lang w:val="es-MX" w:eastAsia="es-MX"/>
    </w:rPr>
    <w:tblPr>
      <w:tblStyleRowBandSize w:val="1"/>
      <w:tblStyleColBandSize w:val="1"/>
      <w:tblInd w:w="0" w:type="dxa"/>
      <w:tblBorders>
        <w:top w:val="single" w:color="416429" w:themeColor="accent6" w:themeShade="95" w:sz="4" w:space="0"/>
        <w:left w:val="single" w:color="416429" w:themeColor="accent6" w:themeShade="95" w:sz="4" w:space="0"/>
        <w:bottom w:val="single" w:color="416429" w:themeColor="accent6" w:themeShade="95" w:sz="4" w:space="0"/>
        <w:right w:val="single" w:color="416429" w:themeColor="accent6" w:themeShade="95" w:sz="4" w:space="0"/>
        <w:insideH w:val="single" w:color="416429" w:themeColor="accent6" w:themeShade="95" w:sz="4" w:space="0"/>
        <w:insideV w:val="single" w:color="416429" w:themeColor="accent6" w:themeShade="95" w:sz="4" w:space="0"/>
      </w:tblBorders>
      <w:tblCellMar>
        <w:left w:w="108" w:type="dxa"/>
        <w:top w:w="0" w:type="dxa"/>
        <w:right w:w="108" w:type="dxa"/>
        <w:bottom w:w="0" w:type="dxa"/>
      </w:tblCellMar>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tblStylePr w:type="band2Vert">
      <w:rPr>
        <w:rFonts w:ascii="Arial" w:hAnsi="Arial"/>
        <w:color w:val="404040"/>
        <w:sz w:val="22"/>
      </w:rPr>
      <w:tcPr>
        <w:shd w:val="clear" w:color="e1efd8" w:themeColor="accent6" w:themeTint="34" w:fill="e1efd8" w:themeFill="accent6" w:themeFillTint="34"/>
      </w:tcPr>
    </w:tblStylePr>
    <w:tblStylePr w:type="firstCol">
      <w:rPr>
        <w:rFonts w:ascii="Arial" w:hAnsi="Arial"/>
        <w:color w:val="f2f2f2"/>
        <w:sz w:val="22"/>
      </w:rPr>
      <w:tcPr>
        <w:shd w:val="clear" w:color="70ad47" w:themeColor="accent6" w:fill="70ad47" w:themeFill="accent6"/>
      </w:tcPr>
    </w:tblStylePr>
    <w:tblStylePr w:type="firstRow">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style>
  <w:style w:type="table" w:styleId="828" w:customStyle="1">
    <w:name w:val="Bordered"/>
    <w:basedOn w:val="684"/>
    <w:uiPriority w:val="99"/>
    <w:pPr>
      <w:spacing w:after="0" w:line="240" w:lineRule="auto"/>
    </w:pPr>
    <w:tblPr>
      <w:tblStyleRowBandSize w:val="1"/>
      <w:tblStyleColBandSize w:val="1"/>
      <w:tblInd w:w="0" w:type="dxa"/>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CellMar>
        <w:left w:w="108" w:type="dxa"/>
        <w:top w:w="0" w:type="dxa"/>
        <w:right w:w="108" w:type="dxa"/>
        <w:bottom w:w="0" w:type="dxa"/>
      </w:tblCellMar>
    </w:tblPr>
    <w:tblStylePr w:type="band1Horz">
      <w:rPr>
        <w:rFonts w:ascii="Arial" w:hAnsi="Arial"/>
        <w:color w:val="404040"/>
        <w:sz w:val="22"/>
      </w:r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7F7F7F" w:themeColor="text1" w:themeTint="80" w:sz="12" w:space="0"/>
        </w:tcBorders>
      </w:tcPr>
    </w:tblStylePr>
    <w:tblStylePr w:type="lastCol">
      <w:rPr>
        <w:rFonts w:ascii="Arial" w:hAnsi="Arial"/>
        <w:color w:val="404040"/>
        <w:sz w:val="22"/>
      </w:rPr>
      <w:tcPr>
        <w:tcBorders>
          <w:left w:val="single" w:color="7F7F7F" w:themeColor="text1" w:themeTint="80" w:sz="12" w:space="0"/>
        </w:tcBorders>
      </w:tcPr>
    </w:tblStylePr>
    <w:tblStylePr w:type="lastRow">
      <w:rPr>
        <w:rFonts w:ascii="Arial" w:hAnsi="Arial"/>
        <w:color w:val="404040"/>
        <w:sz w:val="22"/>
      </w:rPr>
      <w:tcPr>
        <w:tcBorders>
          <w:top w:val="single" w:color="7F7F7F" w:themeColor="text1" w:themeTint="80" w:sz="12" w:space="0"/>
        </w:tcBorders>
      </w:tcPr>
    </w:tblStylePr>
  </w:style>
  <w:style w:type="table" w:styleId="829" w:customStyle="1">
    <w:name w:val="Bordered - Accent 1"/>
    <w:basedOn w:val="684"/>
    <w:uiPriority w:val="99"/>
    <w:pPr>
      <w:spacing w:after="0" w:line="240" w:lineRule="auto"/>
    </w:pPr>
    <w:tblPr>
      <w:tblStyleRowBandSize w:val="1"/>
      <w:tblStyleColBandSize w:val="1"/>
      <w:tblInd w:w="0" w:type="dxa"/>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CellMar>
        <w:left w:w="108" w:type="dxa"/>
        <w:top w:w="0" w:type="dxa"/>
        <w:right w:w="108" w:type="dxa"/>
        <w:bottom w:w="0" w:type="dxa"/>
      </w:tblCellMar>
    </w:tblPr>
    <w:tblStylePr w:type="band1Horz">
      <w:rPr>
        <w:rFonts w:ascii="Arial" w:hAnsi="Arial"/>
        <w:color w:val="404040"/>
        <w:sz w:val="22"/>
      </w:r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5B9BD5" w:themeColor="accent1" w:sz="12" w:space="0"/>
        </w:tcBorders>
      </w:tcPr>
    </w:tblStylePr>
    <w:tblStylePr w:type="lastCol">
      <w:rPr>
        <w:rFonts w:ascii="Arial" w:hAnsi="Arial"/>
        <w:color w:val="404040"/>
        <w:sz w:val="22"/>
      </w:rPr>
      <w:tcPr>
        <w:tcBorders>
          <w:left w:val="single" w:color="5B9BD5" w:themeColor="accent1" w:sz="12" w:space="0"/>
        </w:tcBorders>
      </w:tcPr>
    </w:tblStylePr>
    <w:tblStylePr w:type="lastRow">
      <w:rPr>
        <w:rFonts w:ascii="Arial" w:hAnsi="Arial"/>
        <w:color w:val="404040"/>
        <w:sz w:val="22"/>
      </w:rPr>
      <w:tcPr>
        <w:tcBorders>
          <w:top w:val="single" w:color="5B9BD5" w:themeColor="accent1" w:sz="12" w:space="0"/>
        </w:tcBorders>
      </w:tcPr>
    </w:tblStylePr>
  </w:style>
  <w:style w:type="table" w:styleId="830" w:customStyle="1">
    <w:name w:val="Bordered - Accent 2"/>
    <w:basedOn w:val="684"/>
    <w:uiPriority w:val="99"/>
    <w:pPr>
      <w:spacing w:after="0" w:line="240" w:lineRule="auto"/>
    </w:pPr>
    <w:tblPr>
      <w:tblStyleRowBandSize w:val="1"/>
      <w:tblStyleColBandSize w:val="1"/>
      <w:tblInd w:w="0" w:type="dxa"/>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CellMar>
        <w:left w:w="108" w:type="dxa"/>
        <w:top w:w="0" w:type="dxa"/>
        <w:right w:w="108" w:type="dxa"/>
        <w:bottom w:w="0" w:type="dxa"/>
      </w:tblCellMar>
    </w:tbl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F4B184" w:themeColor="accent2" w:themeTint="97" w:sz="12" w:space="0"/>
        </w:tcBorders>
      </w:tcPr>
    </w:tblStylePr>
    <w:tblStylePr w:type="lastCol">
      <w:rPr>
        <w:rFonts w:ascii="Arial" w:hAnsi="Arial"/>
        <w:color w:val="404040"/>
        <w:sz w:val="22"/>
      </w:rPr>
      <w:tcPr>
        <w:tcBorders>
          <w:left w:val="single" w:color="F4B184" w:themeColor="accent2" w:themeTint="97" w:sz="12" w:space="0"/>
        </w:tcBorders>
      </w:tcPr>
    </w:tblStylePr>
    <w:tblStylePr w:type="lastRow">
      <w:rPr>
        <w:rFonts w:ascii="Arial" w:hAnsi="Arial"/>
        <w:color w:val="404040"/>
        <w:sz w:val="22"/>
      </w:rPr>
      <w:tcPr>
        <w:tcBorders>
          <w:top w:val="single" w:color="F4B184" w:themeColor="accent2" w:themeTint="97" w:sz="12" w:space="0"/>
        </w:tcBorders>
      </w:tcPr>
    </w:tblStylePr>
  </w:style>
  <w:style w:type="table" w:styleId="831" w:customStyle="1">
    <w:name w:val="Bordered - Accent 3"/>
    <w:basedOn w:val="684"/>
    <w:uiPriority w:val="99"/>
    <w:pPr>
      <w:spacing w:after="0" w:line="240" w:lineRule="auto"/>
    </w:pPr>
    <w:tblPr>
      <w:tblStyleRowBandSize w:val="1"/>
      <w:tblStyleColBandSize w:val="1"/>
      <w:tblInd w:w="0" w:type="dxa"/>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CellMar>
        <w:left w:w="108" w:type="dxa"/>
        <w:top w:w="0" w:type="dxa"/>
        <w:right w:w="108" w:type="dxa"/>
        <w:bottom w:w="0" w:type="dxa"/>
      </w:tblCellMar>
    </w:tbl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C9C9C9" w:themeColor="accent3" w:themeTint="98" w:sz="12" w:space="0"/>
        </w:tcBorders>
      </w:tcPr>
    </w:tblStylePr>
    <w:tblStylePr w:type="lastCol">
      <w:rPr>
        <w:rFonts w:ascii="Arial" w:hAnsi="Arial"/>
        <w:color w:val="404040"/>
        <w:sz w:val="22"/>
      </w:rPr>
      <w:tcPr>
        <w:tcBorders>
          <w:left w:val="single" w:color="C9C9C9" w:themeColor="accent3" w:themeTint="98" w:sz="12" w:space="0"/>
        </w:tcBorders>
      </w:tcPr>
    </w:tblStylePr>
    <w:tblStylePr w:type="lastRow">
      <w:rPr>
        <w:rFonts w:ascii="Arial" w:hAnsi="Arial"/>
        <w:color w:val="404040"/>
        <w:sz w:val="22"/>
      </w:rPr>
      <w:tcPr>
        <w:tcBorders>
          <w:top w:val="single" w:color="C9C9C9" w:themeColor="accent3" w:themeTint="98" w:sz="12" w:space="0"/>
        </w:tcBorders>
      </w:tcPr>
    </w:tblStylePr>
  </w:style>
  <w:style w:type="table" w:styleId="832" w:customStyle="1">
    <w:name w:val="Bordered - Accent 4"/>
    <w:basedOn w:val="684"/>
    <w:uiPriority w:val="99"/>
    <w:pPr>
      <w:spacing w:after="0" w:line="240" w:lineRule="auto"/>
    </w:pPr>
    <w:tblPr>
      <w:tblStyleRowBandSize w:val="1"/>
      <w:tblStyleColBandSize w:val="1"/>
      <w:tblInd w:w="0" w:type="dxa"/>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CellMar>
        <w:left w:w="108" w:type="dxa"/>
        <w:top w:w="0" w:type="dxa"/>
        <w:right w:w="108" w:type="dxa"/>
        <w:bottom w:w="0" w:type="dxa"/>
      </w:tblCellMar>
    </w:tblPr>
    <w:tblStylePr w:type="band1Horz">
      <w:rPr>
        <w:rFonts w:ascii="Arial" w:hAnsi="Arial"/>
        <w:color w:val="404040"/>
        <w:sz w:val="22"/>
      </w:r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FFD865" w:themeColor="accent4" w:themeTint="9A" w:sz="12" w:space="0"/>
        </w:tcBorders>
      </w:tcPr>
    </w:tblStylePr>
    <w:tblStylePr w:type="lastCol">
      <w:rPr>
        <w:rFonts w:ascii="Arial" w:hAnsi="Arial"/>
        <w:color w:val="404040"/>
        <w:sz w:val="22"/>
      </w:rPr>
      <w:tcPr>
        <w:tcBorders>
          <w:left w:val="single" w:color="FFD865" w:themeColor="accent4" w:themeTint="9A" w:sz="12" w:space="0"/>
        </w:tcBorders>
      </w:tcPr>
    </w:tblStylePr>
    <w:tblStylePr w:type="lastRow">
      <w:rPr>
        <w:rFonts w:ascii="Arial" w:hAnsi="Arial"/>
        <w:color w:val="404040"/>
        <w:sz w:val="22"/>
      </w:rPr>
      <w:tcPr>
        <w:tcBorders>
          <w:top w:val="single" w:color="FFD865" w:themeColor="accent4" w:themeTint="9A" w:sz="12" w:space="0"/>
        </w:tcBorders>
      </w:tcPr>
    </w:tblStylePr>
  </w:style>
  <w:style w:type="table" w:styleId="833" w:customStyle="1">
    <w:name w:val="Bordered - Accent 5"/>
    <w:basedOn w:val="684"/>
    <w:uiPriority w:val="99"/>
    <w:pPr>
      <w:spacing w:after="0" w:line="240" w:lineRule="auto"/>
    </w:pPr>
    <w:tblPr>
      <w:tblStyleRowBandSize w:val="1"/>
      <w:tblStyleColBandSize w:val="1"/>
      <w:tblInd w:w="0" w:type="dxa"/>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CellMar>
        <w:left w:w="108" w:type="dxa"/>
        <w:top w:w="0" w:type="dxa"/>
        <w:right w:w="108" w:type="dxa"/>
        <w:bottom w:w="0" w:type="dxa"/>
      </w:tblCellMar>
    </w:tblPr>
    <w:tblStylePr w:type="band1Horz">
      <w:rPr>
        <w:rFonts w:ascii="Arial" w:hAnsi="Arial"/>
        <w:color w:val="404040"/>
        <w:sz w:val="22"/>
      </w:rPr>
      <w:tcPr>
        <w:tc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8DA9DB" w:themeColor="accent5" w:themeTint="9A" w:sz="12" w:space="0"/>
        </w:tcBorders>
      </w:tcPr>
    </w:tblStylePr>
    <w:tblStylePr w:type="lastCol">
      <w:rPr>
        <w:rFonts w:ascii="Arial" w:hAnsi="Arial"/>
        <w:color w:val="404040"/>
        <w:sz w:val="22"/>
      </w:rPr>
      <w:tcPr>
        <w:tcBorders>
          <w:left w:val="single" w:color="8DA9DB" w:themeColor="accent5" w:themeTint="9A" w:sz="12" w:space="0"/>
        </w:tcBorders>
      </w:tcPr>
    </w:tblStylePr>
    <w:tblStylePr w:type="lastRow">
      <w:rPr>
        <w:rFonts w:ascii="Arial" w:hAnsi="Arial"/>
        <w:color w:val="404040"/>
        <w:sz w:val="22"/>
      </w:rPr>
      <w:tcPr>
        <w:tcBorders>
          <w:top w:val="single" w:color="8DA9DB" w:themeColor="accent5" w:themeTint="9A" w:sz="12" w:space="0"/>
        </w:tcBorders>
      </w:tcPr>
    </w:tblStylePr>
  </w:style>
  <w:style w:type="table" w:styleId="834" w:customStyle="1">
    <w:name w:val="Bordered - Accent 6"/>
    <w:basedOn w:val="684"/>
    <w:uiPriority w:val="99"/>
    <w:pPr>
      <w:spacing w:after="0" w:line="240" w:lineRule="auto"/>
    </w:pPr>
    <w:tblPr>
      <w:tblStyleRowBandSize w:val="1"/>
      <w:tblStyleColBandSize w:val="1"/>
      <w:tblInd w:w="0" w:type="dxa"/>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CellMar>
        <w:left w:w="108" w:type="dxa"/>
        <w:top w:w="0" w:type="dxa"/>
        <w:right w:w="108" w:type="dxa"/>
        <w:bottom w:w="0" w:type="dxa"/>
      </w:tblCellMar>
    </w:tbl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A9D08E" w:themeColor="accent6" w:themeTint="98" w:sz="12" w:space="0"/>
        </w:tcBorders>
      </w:tcPr>
    </w:tblStylePr>
    <w:tblStylePr w:type="lastCol">
      <w:rPr>
        <w:rFonts w:ascii="Arial" w:hAnsi="Arial"/>
        <w:color w:val="404040"/>
        <w:sz w:val="22"/>
      </w:rPr>
      <w:tcPr>
        <w:tcBorders>
          <w:left w:val="single" w:color="A9D08E" w:themeColor="accent6" w:themeTint="98" w:sz="12" w:space="0"/>
        </w:tcBorders>
      </w:tcPr>
    </w:tblStylePr>
    <w:tblStylePr w:type="lastRow">
      <w:rPr>
        <w:rFonts w:ascii="Arial" w:hAnsi="Arial"/>
        <w:color w:val="404040"/>
        <w:sz w:val="22"/>
      </w:rPr>
      <w:tcPr>
        <w:tcBorders>
          <w:top w:val="single" w:color="A9D08E" w:themeColor="accent6" w:themeTint="98" w:sz="12" w:space="0"/>
        </w:tcBorders>
      </w:tcPr>
    </w:tblStylePr>
  </w:style>
  <w:style w:type="character" w:styleId="835">
    <w:name w:val="Hyperlink"/>
    <w:uiPriority w:val="99"/>
    <w:unhideWhenUsed/>
    <w:rPr>
      <w:color w:val="0563c1" w:themeColor="hyperlink"/>
      <w:u w:val="single"/>
    </w:rPr>
  </w:style>
  <w:style w:type="paragraph" w:styleId="836">
    <w:name w:val="footnote text"/>
    <w:basedOn w:val="673"/>
    <w:link w:val="837"/>
    <w:uiPriority w:val="99"/>
    <w:semiHidden/>
    <w:unhideWhenUsed/>
    <w:pPr>
      <w:spacing w:after="40" w:line="240" w:lineRule="auto"/>
    </w:pPr>
    <w:rPr>
      <w:sz w:val="18"/>
    </w:rPr>
  </w:style>
  <w:style w:type="character" w:styleId="837" w:customStyle="1">
    <w:name w:val="Texto nota pie Car"/>
    <w:link w:val="836"/>
    <w:uiPriority w:val="99"/>
    <w:rPr>
      <w:sz w:val="18"/>
    </w:rPr>
  </w:style>
  <w:style w:type="character" w:styleId="838">
    <w:name w:val="footnote reference"/>
    <w:uiPriority w:val="99"/>
    <w:unhideWhenUsed/>
    <w:rPr>
      <w:vertAlign w:val="superscript"/>
    </w:rPr>
  </w:style>
  <w:style w:type="paragraph" w:styleId="839">
    <w:name w:val="endnote text"/>
    <w:basedOn w:val="673"/>
    <w:link w:val="840"/>
    <w:uiPriority w:val="99"/>
    <w:semiHidden/>
    <w:unhideWhenUsed/>
    <w:pPr>
      <w:spacing w:after="0" w:line="240" w:lineRule="auto"/>
    </w:pPr>
    <w:rPr>
      <w:sz w:val="20"/>
    </w:rPr>
  </w:style>
  <w:style w:type="character" w:styleId="840" w:customStyle="1">
    <w:name w:val="Texto nota al final Car"/>
    <w:link w:val="839"/>
    <w:uiPriority w:val="99"/>
    <w:rPr>
      <w:sz w:val="20"/>
    </w:rPr>
  </w:style>
  <w:style w:type="character" w:styleId="841">
    <w:name w:val="endnote reference"/>
    <w:uiPriority w:val="99"/>
    <w:semiHidden/>
    <w:unhideWhenUsed/>
    <w:rPr>
      <w:vertAlign w:val="superscript"/>
    </w:rPr>
  </w:style>
  <w:style w:type="paragraph" w:styleId="842">
    <w:name w:val="toc 1"/>
    <w:basedOn w:val="673"/>
    <w:next w:val="673"/>
    <w:uiPriority w:val="39"/>
    <w:unhideWhenUsed/>
    <w:pPr>
      <w:spacing w:after="57"/>
    </w:pPr>
  </w:style>
  <w:style w:type="paragraph" w:styleId="843">
    <w:name w:val="toc 2"/>
    <w:basedOn w:val="673"/>
    <w:next w:val="673"/>
    <w:uiPriority w:val="39"/>
    <w:unhideWhenUsed/>
    <w:pPr>
      <w:ind w:left="283"/>
      <w:spacing w:after="57"/>
    </w:pPr>
  </w:style>
  <w:style w:type="paragraph" w:styleId="844">
    <w:name w:val="toc 3"/>
    <w:basedOn w:val="673"/>
    <w:next w:val="673"/>
    <w:uiPriority w:val="39"/>
    <w:unhideWhenUsed/>
    <w:pPr>
      <w:ind w:left="567"/>
      <w:spacing w:after="57"/>
    </w:pPr>
  </w:style>
  <w:style w:type="paragraph" w:styleId="845">
    <w:name w:val="toc 4"/>
    <w:basedOn w:val="673"/>
    <w:next w:val="673"/>
    <w:uiPriority w:val="39"/>
    <w:unhideWhenUsed/>
    <w:pPr>
      <w:ind w:left="850"/>
      <w:spacing w:after="57"/>
    </w:pPr>
  </w:style>
  <w:style w:type="paragraph" w:styleId="846">
    <w:name w:val="toc 5"/>
    <w:basedOn w:val="673"/>
    <w:next w:val="673"/>
    <w:uiPriority w:val="39"/>
    <w:unhideWhenUsed/>
    <w:pPr>
      <w:ind w:left="1134"/>
      <w:spacing w:after="57"/>
    </w:pPr>
  </w:style>
  <w:style w:type="paragraph" w:styleId="847">
    <w:name w:val="toc 6"/>
    <w:basedOn w:val="673"/>
    <w:next w:val="673"/>
    <w:uiPriority w:val="39"/>
    <w:unhideWhenUsed/>
    <w:pPr>
      <w:ind w:left="1417"/>
      <w:spacing w:after="57"/>
    </w:pPr>
  </w:style>
  <w:style w:type="paragraph" w:styleId="848">
    <w:name w:val="toc 7"/>
    <w:basedOn w:val="673"/>
    <w:next w:val="673"/>
    <w:uiPriority w:val="39"/>
    <w:unhideWhenUsed/>
    <w:pPr>
      <w:ind w:left="1701"/>
      <w:spacing w:after="57"/>
    </w:pPr>
  </w:style>
  <w:style w:type="paragraph" w:styleId="849">
    <w:name w:val="toc 8"/>
    <w:basedOn w:val="673"/>
    <w:next w:val="673"/>
    <w:uiPriority w:val="39"/>
    <w:unhideWhenUsed/>
    <w:pPr>
      <w:ind w:left="1984"/>
      <w:spacing w:after="57"/>
    </w:pPr>
  </w:style>
  <w:style w:type="paragraph" w:styleId="850">
    <w:name w:val="toc 9"/>
    <w:basedOn w:val="673"/>
    <w:next w:val="673"/>
    <w:uiPriority w:val="39"/>
    <w:unhideWhenUsed/>
    <w:pPr>
      <w:ind w:left="2268"/>
      <w:spacing w:after="57"/>
    </w:pPr>
  </w:style>
  <w:style w:type="paragraph" w:styleId="851">
    <w:name w:val="TOC Heading"/>
    <w:uiPriority w:val="39"/>
    <w:unhideWhenUsed/>
  </w:style>
  <w:style w:type="paragraph" w:styleId="852">
    <w:name w:val="table of figures"/>
    <w:basedOn w:val="673"/>
    <w:next w:val="673"/>
    <w:uiPriority w:val="99"/>
    <w:unhideWhenUsed/>
    <w:pPr>
      <w:spacing w:after="0"/>
    </w:pPr>
  </w:style>
  <w:style w:type="paragraph" w:styleId="853">
    <w:name w:val="No Spacing"/>
    <w:basedOn w:val="673"/>
    <w:uiPriority w:val="1"/>
    <w:qFormat/>
    <w:pPr>
      <w:spacing w:after="0" w:line="240" w:lineRule="auto"/>
    </w:pPr>
  </w:style>
  <w:style w:type="paragraph" w:styleId="854">
    <w:name w:val="List Paragraph"/>
    <w:basedOn w:val="673"/>
    <w:uiPriority w:val="34"/>
    <w:qFormat/>
    <w:pPr>
      <w:contextualSpacing/>
      <w:ind w:left="720"/>
    </w:pPr>
  </w:style>
  <w:style w:type="character" w:styleId="855">
    <w:name w:val="annotation reference"/>
    <w:basedOn w:val="683"/>
    <w:uiPriority w:val="99"/>
    <w:semiHidden/>
    <w:unhideWhenUsed/>
    <w:rPr>
      <w:sz w:val="16"/>
      <w:szCs w:val="16"/>
    </w:rPr>
  </w:style>
  <w:style w:type="paragraph" w:styleId="856">
    <w:name w:val="annotation text"/>
    <w:basedOn w:val="673"/>
    <w:link w:val="857"/>
    <w:uiPriority w:val="99"/>
    <w:semiHidden/>
    <w:unhideWhenUsed/>
    <w:pPr>
      <w:spacing w:line="240" w:lineRule="auto"/>
    </w:pPr>
    <w:rPr>
      <w:sz w:val="20"/>
      <w:szCs w:val="20"/>
    </w:rPr>
  </w:style>
  <w:style w:type="character" w:styleId="857" w:customStyle="1">
    <w:name w:val="Texto comentario Car"/>
    <w:basedOn w:val="683"/>
    <w:link w:val="856"/>
    <w:uiPriority w:val="99"/>
    <w:semiHidden/>
    <w:rPr>
      <w:sz w:val="20"/>
      <w:szCs w:val="20"/>
    </w:rPr>
  </w:style>
  <w:style w:type="paragraph" w:styleId="858">
    <w:name w:val="annotation subject"/>
    <w:basedOn w:val="856"/>
    <w:next w:val="856"/>
    <w:link w:val="859"/>
    <w:uiPriority w:val="99"/>
    <w:semiHidden/>
    <w:unhideWhenUsed/>
    <w:rPr>
      <w:b/>
      <w:bCs/>
    </w:rPr>
  </w:style>
  <w:style w:type="character" w:styleId="859" w:customStyle="1">
    <w:name w:val="Asunto del comentario Car"/>
    <w:basedOn w:val="857"/>
    <w:link w:val="858"/>
    <w:uiPriority w:val="99"/>
    <w:semiHidden/>
    <w:rPr>
      <w:b/>
      <w:bCs/>
      <w:sz w:val="20"/>
      <w:szCs w:val="20"/>
    </w:rPr>
  </w:style>
  <w:style w:type="paragraph" w:styleId="860">
    <w:name w:val="Balloon Text"/>
    <w:basedOn w:val="673"/>
    <w:link w:val="861"/>
    <w:uiPriority w:val="99"/>
    <w:semiHidden/>
    <w:unhideWhenUsed/>
    <w:pPr>
      <w:spacing w:after="0" w:line="240" w:lineRule="auto"/>
    </w:pPr>
    <w:rPr>
      <w:rFonts w:ascii="Segoe UI" w:hAnsi="Segoe UI" w:cs="Segoe UI"/>
      <w:sz w:val="18"/>
      <w:szCs w:val="18"/>
    </w:rPr>
  </w:style>
  <w:style w:type="character" w:styleId="861" w:customStyle="1">
    <w:name w:val="Texto de globo Car"/>
    <w:basedOn w:val="683"/>
    <w:link w:val="860"/>
    <w:uiPriority w:val="99"/>
    <w:semiHidden/>
    <w:rPr>
      <w:rFonts w:ascii="Segoe UI" w:hAnsi="Segoe UI" w:cs="Segoe UI"/>
      <w:sz w:val="18"/>
      <w:szCs w:val="18"/>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comments" Target="comments.xml" /><Relationship Id="rId33" Type="http://schemas.microsoft.com/office/2011/relationships/commentsExtended" Target="commentsExtended.xml" /><Relationship Id="rId34" Type="http://schemas.microsoft.com/office/2018/08/relationships/commentsExtensible" Target="commentsExtensible.xml" /><Relationship Id="rId35" Type="http://schemas.microsoft.com/office/2016/09/relationships/commentsIds" Target="commentsIds.xml" /><Relationship Id="rId36" Type="http://schemas.microsoft.com/office/2011/relationships/people" Target="people.xml" /><Relationship Id="rId37" Type="http://schemas.onlyoffice.com/commentsDocument" Target="commentsDocument.xml" /><Relationship Id="rId38" Type="http://schemas.onlyoffice.com/commentsExtendedDocument" Target="commentsExtendedDocument.xml" /><Relationship Id="rId39" Type="http://schemas.onlyoffice.com/commentsExtensibleDocument" Target="commentsExtensibleDocument.xml" /><Relationship Id="rId40" Type="http://schemas.onlyoffice.com/commentsIdsDocument" Target="commentsIdsDocument.xml" /><Relationship Id="rId41" Type="http://schemas.onlyoffice.com/peopleDocument" Target="peopleDocument.xml" /></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ONLYOFFICE/7.4.0.163</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Dionis</dc:creator>
  <cp:revision>12</cp:revision>
  <dcterms:created xsi:type="dcterms:W3CDTF">2023-10-30T23:18:00Z</dcterms:created>
  <dcterms:modified xsi:type="dcterms:W3CDTF">2024-03-30T20:07:44Z</dcterms:modified>
</cp:coreProperties>
</file>